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43838" w14:textId="1DA39BD7" w:rsidR="005C5E21" w:rsidRPr="00AA03BA" w:rsidRDefault="004F56EB" w:rsidP="004F56EB">
      <w:pPr>
        <w:pStyle w:val="NormalWeb"/>
        <w:spacing w:line="480" w:lineRule="auto"/>
        <w:rPr>
          <w:b/>
          <w:bCs/>
          <w:shd w:val="clear" w:color="auto" w:fill="FFFFFF"/>
        </w:rPr>
      </w:pPr>
      <w:r w:rsidRPr="00AA03BA">
        <w:rPr>
          <w:b/>
          <w:bCs/>
          <w:shd w:val="clear" w:color="auto" w:fill="FFFFFF"/>
        </w:rPr>
        <w:t xml:space="preserve">Title: </w:t>
      </w:r>
      <w:r w:rsidR="005C5E21" w:rsidRPr="00AA03BA">
        <w:rPr>
          <w:b/>
          <w:bCs/>
          <w:shd w:val="clear" w:color="auto" w:fill="FFFFFF"/>
        </w:rPr>
        <w:t xml:space="preserve">Muscle coactivation levels reflect a </w:t>
      </w:r>
      <w:r w:rsidR="00E86778" w:rsidRPr="00AA03BA">
        <w:rPr>
          <w:b/>
          <w:bCs/>
          <w:shd w:val="clear" w:color="auto" w:fill="FFFFFF"/>
        </w:rPr>
        <w:t>trade-off</w:t>
      </w:r>
      <w:r w:rsidR="005C5E21" w:rsidRPr="00AA03BA">
        <w:rPr>
          <w:b/>
          <w:bCs/>
          <w:shd w:val="clear" w:color="auto" w:fill="FFFFFF"/>
        </w:rPr>
        <w:t xml:space="preserve"> between metabolic cost and performance </w:t>
      </w:r>
      <w:r w:rsidRPr="00AA03BA">
        <w:rPr>
          <w:b/>
          <w:bCs/>
          <w:shd w:val="clear" w:color="auto" w:fill="FFFFFF"/>
        </w:rPr>
        <w:t>w</w:t>
      </w:r>
      <w:r w:rsidR="005C5E21" w:rsidRPr="00AA03BA">
        <w:rPr>
          <w:b/>
          <w:bCs/>
          <w:shd w:val="clear" w:color="auto" w:fill="FFFFFF"/>
        </w:rPr>
        <w:t>hen responding to physical disturbances during upper limb posture control.</w:t>
      </w:r>
    </w:p>
    <w:p w14:paraId="1F55F987" w14:textId="1E1D1909" w:rsidR="00E86778" w:rsidRDefault="004F56EB" w:rsidP="004F56EB">
      <w:pPr>
        <w:pStyle w:val="NormalWeb"/>
        <w:spacing w:line="480" w:lineRule="auto"/>
        <w:rPr>
          <w:b/>
          <w:bCs/>
          <w:shd w:val="clear" w:color="auto" w:fill="FFFFFF"/>
        </w:rPr>
      </w:pPr>
      <w:r w:rsidRPr="00AA03BA">
        <w:rPr>
          <w:b/>
          <w:bCs/>
          <w:shd w:val="clear" w:color="auto" w:fill="FFFFFF"/>
        </w:rPr>
        <w:t xml:space="preserve">Abbreviated Title: </w:t>
      </w:r>
      <w:r w:rsidR="00E86778">
        <w:rPr>
          <w:b/>
          <w:bCs/>
          <w:shd w:val="clear" w:color="auto" w:fill="FFFFFF"/>
        </w:rPr>
        <w:t xml:space="preserve">Postural </w:t>
      </w:r>
      <w:r w:rsidR="00DE4D58" w:rsidRPr="00AA03BA">
        <w:rPr>
          <w:b/>
          <w:bCs/>
          <w:shd w:val="clear" w:color="auto" w:fill="FFFFFF"/>
        </w:rPr>
        <w:t xml:space="preserve">Coactivation </w:t>
      </w:r>
      <w:r w:rsidR="00E86778">
        <w:rPr>
          <w:b/>
          <w:bCs/>
          <w:shd w:val="clear" w:color="auto" w:fill="FFFFFF"/>
        </w:rPr>
        <w:t>Shows</w:t>
      </w:r>
      <w:r w:rsidR="00DE4D58" w:rsidRPr="00AA03BA">
        <w:rPr>
          <w:b/>
          <w:bCs/>
          <w:shd w:val="clear" w:color="auto" w:fill="FFFFFF"/>
        </w:rPr>
        <w:t xml:space="preserve"> Cost</w:t>
      </w:r>
      <w:r w:rsidR="00E86778">
        <w:rPr>
          <w:b/>
          <w:bCs/>
          <w:shd w:val="clear" w:color="auto" w:fill="FFFFFF"/>
        </w:rPr>
        <w:t>-</w:t>
      </w:r>
      <w:r w:rsidR="00DE4D58" w:rsidRPr="00AA03BA">
        <w:rPr>
          <w:b/>
          <w:bCs/>
          <w:shd w:val="clear" w:color="auto" w:fill="FFFFFF"/>
        </w:rPr>
        <w:t xml:space="preserve">Performance </w:t>
      </w:r>
      <w:r w:rsidR="00FA4849">
        <w:rPr>
          <w:b/>
          <w:bCs/>
          <w:shd w:val="clear" w:color="auto" w:fill="FFFFFF"/>
        </w:rPr>
        <w:t>Trade-off</w:t>
      </w:r>
      <w:r w:rsidR="00E86778">
        <w:rPr>
          <w:b/>
          <w:bCs/>
          <w:shd w:val="clear" w:color="auto" w:fill="FFFFFF"/>
        </w:rPr>
        <w:t xml:space="preserve"> </w:t>
      </w:r>
    </w:p>
    <w:p w14:paraId="1076E665" w14:textId="77777777" w:rsidR="00E86778" w:rsidRDefault="00E86778" w:rsidP="004F56EB">
      <w:pPr>
        <w:pStyle w:val="NormalWeb"/>
        <w:spacing w:line="480" w:lineRule="auto"/>
        <w:rPr>
          <w:shd w:val="clear" w:color="auto" w:fill="FFFFFF"/>
        </w:rPr>
      </w:pPr>
    </w:p>
    <w:p w14:paraId="785D8386" w14:textId="448DD6D1" w:rsidR="005C5E21" w:rsidRPr="00DE4D58" w:rsidRDefault="004F56EB" w:rsidP="004F56EB">
      <w:pPr>
        <w:pStyle w:val="NormalWeb"/>
        <w:spacing w:line="480" w:lineRule="auto"/>
        <w:rPr>
          <w:shd w:val="clear" w:color="auto" w:fill="FFFFFF"/>
        </w:rPr>
      </w:pPr>
      <w:r w:rsidRPr="00DE4D58">
        <w:rPr>
          <w:shd w:val="clear" w:color="auto" w:fill="FFFFFF"/>
        </w:rPr>
        <w:t xml:space="preserve">Authors: </w:t>
      </w:r>
      <w:r w:rsidR="005C5E21" w:rsidRPr="00DE4D58">
        <w:rPr>
          <w:shd w:val="clear" w:color="auto" w:fill="FFFFFF"/>
        </w:rPr>
        <w:t>Bhuvan Dubey</w:t>
      </w:r>
      <w:r w:rsidRPr="00DE4D58">
        <w:rPr>
          <w:shd w:val="clear" w:color="auto" w:fill="FFFFFF"/>
          <w:vertAlign w:val="superscript"/>
        </w:rPr>
        <w:t>1</w:t>
      </w:r>
      <w:r w:rsidRPr="00DE4D58">
        <w:rPr>
          <w:shd w:val="clear" w:color="auto" w:fill="FFFFFF"/>
        </w:rPr>
        <w:t>, Philipp Maurus</w:t>
      </w:r>
      <w:r w:rsidRPr="00DE4D58">
        <w:rPr>
          <w:shd w:val="clear" w:color="auto" w:fill="FFFFFF"/>
          <w:vertAlign w:val="superscript"/>
        </w:rPr>
        <w:t>1</w:t>
      </w:r>
      <w:r w:rsidRPr="00DE4D58">
        <w:rPr>
          <w:shd w:val="clear" w:color="auto" w:fill="FFFFFF"/>
        </w:rPr>
        <w:t>, Juliana Rancier</w:t>
      </w:r>
      <w:r w:rsidRPr="00DE4D58">
        <w:rPr>
          <w:shd w:val="clear" w:color="auto" w:fill="FFFFFF"/>
          <w:vertAlign w:val="superscript"/>
        </w:rPr>
        <w:t>1</w:t>
      </w:r>
      <w:r w:rsidRPr="00DE4D58">
        <w:rPr>
          <w:shd w:val="clear" w:color="auto" w:fill="FFFFFF"/>
        </w:rPr>
        <w:t>, Jeromy Wong</w:t>
      </w:r>
      <w:r w:rsidRPr="00DE4D58">
        <w:rPr>
          <w:shd w:val="clear" w:color="auto" w:fill="FFFFFF"/>
          <w:vertAlign w:val="superscript"/>
        </w:rPr>
        <w:t>1,2</w:t>
      </w:r>
      <w:r w:rsidRPr="00DE4D58">
        <w:rPr>
          <w:shd w:val="clear" w:color="auto" w:fill="FFFFFF"/>
        </w:rPr>
        <w:t>, Tyler Cluff</w:t>
      </w:r>
      <w:r w:rsidRPr="00DE4D58">
        <w:rPr>
          <w:shd w:val="clear" w:color="auto" w:fill="FFFFFF"/>
          <w:vertAlign w:val="superscript"/>
        </w:rPr>
        <w:t>1,3</w:t>
      </w:r>
    </w:p>
    <w:p w14:paraId="752F2EB1" w14:textId="74DDDB26" w:rsidR="004F56EB" w:rsidRPr="00DE4D58" w:rsidRDefault="004F56EB" w:rsidP="004F56EB">
      <w:pPr>
        <w:pStyle w:val="NormalWeb"/>
        <w:spacing w:line="480" w:lineRule="auto"/>
        <w:rPr>
          <w:shd w:val="clear" w:color="auto" w:fill="FFFFFF"/>
        </w:rPr>
      </w:pPr>
      <w:r w:rsidRPr="00DE4D58">
        <w:rPr>
          <w:shd w:val="clear" w:color="auto" w:fill="FFFFFF"/>
          <w:vertAlign w:val="superscript"/>
        </w:rPr>
        <w:t>1</w:t>
      </w:r>
      <w:r w:rsidRPr="00DE4D58">
        <w:rPr>
          <w:shd w:val="clear" w:color="auto" w:fill="FFFFFF"/>
        </w:rPr>
        <w:t>Faculty of Kinesiology, University of Calgary, Calgary, A</w:t>
      </w:r>
      <w:r w:rsidR="00AA03BA">
        <w:rPr>
          <w:shd w:val="clear" w:color="auto" w:fill="FFFFFF"/>
        </w:rPr>
        <w:t>B</w:t>
      </w:r>
      <w:r w:rsidRPr="00DE4D58">
        <w:rPr>
          <w:shd w:val="clear" w:color="auto" w:fill="FFFFFF"/>
        </w:rPr>
        <w:t xml:space="preserve">, Canada, T2N 1N4 </w:t>
      </w:r>
    </w:p>
    <w:p w14:paraId="3C5724C1" w14:textId="62D9D310" w:rsidR="004F56EB" w:rsidRPr="00DE4D58" w:rsidRDefault="004F56EB" w:rsidP="004F56EB">
      <w:pPr>
        <w:pStyle w:val="NormalWeb"/>
        <w:spacing w:line="480" w:lineRule="auto"/>
        <w:rPr>
          <w:shd w:val="clear" w:color="auto" w:fill="FFFFFF"/>
        </w:rPr>
      </w:pPr>
      <w:r w:rsidRPr="00DE4D58">
        <w:rPr>
          <w:shd w:val="clear" w:color="auto" w:fill="FFFFFF"/>
          <w:vertAlign w:val="superscript"/>
        </w:rPr>
        <w:t>2</w:t>
      </w:r>
      <w:r w:rsidR="00AA03BA">
        <w:rPr>
          <w:shd w:val="clear" w:color="auto" w:fill="FFFFFF"/>
        </w:rPr>
        <w:t>Department of B</w:t>
      </w:r>
      <w:r w:rsidRPr="00DE4D58">
        <w:rPr>
          <w:shd w:val="clear" w:color="auto" w:fill="FFFFFF"/>
        </w:rPr>
        <w:t>iomedical Engineering, University of Calgary, Calgary, A</w:t>
      </w:r>
      <w:r w:rsidR="00AA03BA">
        <w:rPr>
          <w:shd w:val="clear" w:color="auto" w:fill="FFFFFF"/>
        </w:rPr>
        <w:t>B</w:t>
      </w:r>
      <w:r w:rsidRPr="00DE4D58">
        <w:rPr>
          <w:shd w:val="clear" w:color="auto" w:fill="FFFFFF"/>
        </w:rPr>
        <w:t xml:space="preserve">, Canada, T2N 1N4 </w:t>
      </w:r>
    </w:p>
    <w:p w14:paraId="679A2ECA" w14:textId="08D85A59" w:rsidR="004F56EB" w:rsidRPr="00DE4D58" w:rsidRDefault="004F56EB" w:rsidP="004F56EB">
      <w:pPr>
        <w:pStyle w:val="NormalWeb"/>
        <w:spacing w:line="480" w:lineRule="auto"/>
        <w:rPr>
          <w:shd w:val="clear" w:color="auto" w:fill="FFFFFF"/>
        </w:rPr>
      </w:pPr>
      <w:r w:rsidRPr="00DE4D58">
        <w:rPr>
          <w:shd w:val="clear" w:color="auto" w:fill="FFFFFF"/>
          <w:vertAlign w:val="superscript"/>
        </w:rPr>
        <w:t>3</w:t>
      </w:r>
      <w:r w:rsidRPr="00DE4D58">
        <w:rPr>
          <w:shd w:val="clear" w:color="auto" w:fill="FFFFFF"/>
        </w:rPr>
        <w:t>Hotc</w:t>
      </w:r>
      <w:r w:rsidR="00DE4D58">
        <w:rPr>
          <w:shd w:val="clear" w:color="auto" w:fill="FFFFFF"/>
        </w:rPr>
        <w:t>h</w:t>
      </w:r>
      <w:r w:rsidRPr="00DE4D58">
        <w:rPr>
          <w:shd w:val="clear" w:color="auto" w:fill="FFFFFF"/>
        </w:rPr>
        <w:t>kiss Brain Institute, University of Calgary, Calgary, A</w:t>
      </w:r>
      <w:r w:rsidR="00AA03BA">
        <w:rPr>
          <w:shd w:val="clear" w:color="auto" w:fill="FFFFFF"/>
        </w:rPr>
        <w:t>B</w:t>
      </w:r>
      <w:r w:rsidRPr="00DE4D58">
        <w:rPr>
          <w:shd w:val="clear" w:color="auto" w:fill="FFFFFF"/>
        </w:rPr>
        <w:t xml:space="preserve">, Canada, T2N </w:t>
      </w:r>
      <w:r w:rsidR="00AA03BA">
        <w:rPr>
          <w:shd w:val="clear" w:color="auto" w:fill="FFFFFF"/>
        </w:rPr>
        <w:t>1N4</w:t>
      </w:r>
      <w:r w:rsidRPr="00DE4D58">
        <w:rPr>
          <w:shd w:val="clear" w:color="auto" w:fill="FFFFFF"/>
        </w:rPr>
        <w:t xml:space="preserve"> </w:t>
      </w:r>
    </w:p>
    <w:p w14:paraId="24C42C14" w14:textId="49896A36" w:rsidR="005C5E21" w:rsidRPr="00DE4D58" w:rsidRDefault="004F56EB" w:rsidP="004F56EB">
      <w:pPr>
        <w:pStyle w:val="NormalWeb"/>
        <w:spacing w:line="480" w:lineRule="auto"/>
        <w:rPr>
          <w:shd w:val="clear" w:color="auto" w:fill="FFFFFF"/>
        </w:rPr>
      </w:pPr>
      <w:r w:rsidRPr="00DE4D58">
        <w:rPr>
          <w:shd w:val="clear" w:color="auto" w:fill="FFFFFF"/>
        </w:rPr>
        <w:t xml:space="preserve">*Correspondence: </w:t>
      </w:r>
      <w:hyperlink r:id="rId8" w:history="1">
        <w:r w:rsidR="00DE4D58" w:rsidRPr="00DE4D58">
          <w:rPr>
            <w:rStyle w:val="Hyperlink"/>
            <w:color w:val="auto"/>
            <w:shd w:val="clear" w:color="auto" w:fill="FFFFFF"/>
          </w:rPr>
          <w:t>bhuvan.dubey@ucalgary.ca</w:t>
        </w:r>
      </w:hyperlink>
      <w:r w:rsidR="00DE4D58" w:rsidRPr="00DE4D58">
        <w:rPr>
          <w:shd w:val="clear" w:color="auto" w:fill="FFFFFF"/>
        </w:rPr>
        <w:t xml:space="preserve"> or </w:t>
      </w:r>
      <w:hyperlink r:id="rId9" w:history="1">
        <w:r w:rsidR="00DE4D58" w:rsidRPr="00DE4D58">
          <w:rPr>
            <w:rStyle w:val="Hyperlink"/>
            <w:color w:val="auto"/>
            <w:shd w:val="clear" w:color="auto" w:fill="FFFFFF"/>
          </w:rPr>
          <w:t>tyler.cluff@ucalgary.ca</w:t>
        </w:r>
      </w:hyperlink>
      <w:r w:rsidR="00DE4D58" w:rsidRPr="00DE4D58">
        <w:rPr>
          <w:shd w:val="clear" w:color="auto" w:fill="FFFFFF"/>
        </w:rPr>
        <w:t xml:space="preserve"> </w:t>
      </w:r>
    </w:p>
    <w:p w14:paraId="364B06CF" w14:textId="37F11B69"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Number of pages: 3</w:t>
      </w:r>
      <w:r w:rsidR="00881C8D">
        <w:rPr>
          <w:rFonts w:ascii="Times New Roman" w:hAnsi="Times New Roman" w:cs="Times New Roman"/>
          <w:sz w:val="24"/>
          <w:szCs w:val="24"/>
          <w:shd w:val="clear" w:color="auto" w:fill="FFFFFF"/>
        </w:rPr>
        <w:t>0</w:t>
      </w:r>
    </w:p>
    <w:p w14:paraId="29C2DA10" w14:textId="2B32FC02"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Number of figures: 9</w:t>
      </w:r>
    </w:p>
    <w:p w14:paraId="1566F6ED" w14:textId="2D8224BE"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 xml:space="preserve">Number of tables: 1 </w:t>
      </w:r>
    </w:p>
    <w:p w14:paraId="217F4B13" w14:textId="7163A7AF"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Number of words for abstract: 245</w:t>
      </w:r>
    </w:p>
    <w:p w14:paraId="4CC7DED9" w14:textId="7BA6E9F6"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Number of words for introduction: 6</w:t>
      </w:r>
      <w:r w:rsidR="001C2B36">
        <w:rPr>
          <w:rFonts w:ascii="Times New Roman" w:hAnsi="Times New Roman" w:cs="Times New Roman"/>
          <w:sz w:val="24"/>
          <w:szCs w:val="24"/>
          <w:shd w:val="clear" w:color="auto" w:fill="FFFFFF"/>
        </w:rPr>
        <w:t>50</w:t>
      </w:r>
    </w:p>
    <w:p w14:paraId="1953FD77" w14:textId="58FE7680"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Number of words for discussion: 1500</w:t>
      </w:r>
    </w:p>
    <w:p w14:paraId="6DA9A513" w14:textId="476B2614"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 xml:space="preserve">Conflict of Interest: The authors declare no competing financial interests. </w:t>
      </w:r>
    </w:p>
    <w:p w14:paraId="19519A40" w14:textId="1CAC8C67" w:rsidR="00DE4D58" w:rsidRPr="00DE4D58" w:rsidRDefault="00DE4D58" w:rsidP="00DE4D58">
      <w:pPr>
        <w:spacing w:line="480" w:lineRule="auto"/>
        <w:rPr>
          <w:rFonts w:ascii="Times New Roman" w:hAnsi="Times New Roman" w:cs="Times New Roman"/>
          <w:sz w:val="24"/>
          <w:szCs w:val="24"/>
          <w:shd w:val="clear" w:color="auto" w:fill="FFFFFF"/>
        </w:rPr>
      </w:pPr>
      <w:r w:rsidRPr="00DE4D58">
        <w:rPr>
          <w:rFonts w:ascii="Times New Roman" w:hAnsi="Times New Roman" w:cs="Times New Roman"/>
          <w:sz w:val="24"/>
          <w:szCs w:val="24"/>
          <w:shd w:val="clear" w:color="auto" w:fill="FFFFFF"/>
        </w:rPr>
        <w:t>Acknowledgments:</w:t>
      </w:r>
      <w:r>
        <w:rPr>
          <w:rFonts w:ascii="Times New Roman" w:hAnsi="Times New Roman" w:cs="Times New Roman"/>
          <w:sz w:val="24"/>
          <w:szCs w:val="24"/>
          <w:shd w:val="clear" w:color="auto" w:fill="FFFFFF"/>
        </w:rPr>
        <w:t xml:space="preserve"> </w:t>
      </w:r>
      <w:r w:rsidRPr="00DE4D58">
        <w:rPr>
          <w:rFonts w:ascii="Times New Roman" w:hAnsi="Times New Roman" w:cs="Times New Roman"/>
          <w:sz w:val="24"/>
          <w:szCs w:val="24"/>
          <w:shd w:val="clear" w:color="auto" w:fill="FFFFFF"/>
        </w:rPr>
        <w:t>Hotchkiss Brain Institute</w:t>
      </w:r>
      <w:r>
        <w:rPr>
          <w:rFonts w:ascii="Times New Roman" w:hAnsi="Times New Roman" w:cs="Times New Roman"/>
          <w:sz w:val="24"/>
          <w:szCs w:val="24"/>
          <w:shd w:val="clear" w:color="auto" w:fill="FFFFFF"/>
        </w:rPr>
        <w:t xml:space="preserve">, </w:t>
      </w:r>
      <w:r w:rsidRPr="00DE4D58">
        <w:rPr>
          <w:rFonts w:ascii="Times New Roman" w:hAnsi="Times New Roman" w:cs="Times New Roman"/>
          <w:sz w:val="24"/>
          <w:szCs w:val="24"/>
          <w:shd w:val="clear" w:color="auto" w:fill="FFFFFF"/>
        </w:rPr>
        <w:t>University of Calgary Faculty of Kinesiology</w:t>
      </w:r>
    </w:p>
    <w:p w14:paraId="3763F015" w14:textId="7F8480E4" w:rsidR="005C5E21" w:rsidRPr="000014E9" w:rsidRDefault="005C5E21" w:rsidP="000014E9">
      <w:pPr>
        <w:spacing w:line="480" w:lineRule="auto"/>
        <w:jc w:val="center"/>
        <w:rPr>
          <w:rFonts w:ascii="Times New Roman" w:hAnsi="Times New Roman" w:cs="Times New Roman"/>
          <w:sz w:val="24"/>
          <w:szCs w:val="24"/>
        </w:rPr>
      </w:pPr>
      <w:r w:rsidRPr="000014E9">
        <w:rPr>
          <w:rFonts w:ascii="Times New Roman" w:hAnsi="Times New Roman" w:cs="Times New Roman"/>
          <w:b/>
          <w:bCs/>
          <w:color w:val="242424"/>
          <w:sz w:val="24"/>
          <w:szCs w:val="24"/>
          <w:shd w:val="clear" w:color="auto" w:fill="FFFFFF"/>
        </w:rPr>
        <w:lastRenderedPageBreak/>
        <w:t>Abstract</w:t>
      </w:r>
    </w:p>
    <w:p w14:paraId="32CA0084" w14:textId="1A8A277E" w:rsidR="006967D7" w:rsidRPr="000014E9" w:rsidRDefault="005C5E21" w:rsidP="000014E9">
      <w:pPr>
        <w:spacing w:line="480" w:lineRule="auto"/>
        <w:ind w:firstLine="720"/>
        <w:jc w:val="both"/>
        <w:rPr>
          <w:rFonts w:ascii="Times New Roman" w:hAnsi="Times New Roman" w:cs="Times New Roman"/>
          <w:sz w:val="24"/>
          <w:szCs w:val="24"/>
        </w:rPr>
      </w:pPr>
      <w:r w:rsidRPr="000014E9">
        <w:rPr>
          <w:rFonts w:ascii="Times New Roman" w:hAnsi="Times New Roman" w:cs="Times New Roman"/>
          <w:sz w:val="24"/>
          <w:szCs w:val="24"/>
        </w:rPr>
        <w:t>Muscle coactivation refers to the simultaneous activity of muscles with opposing functions. Recent observations suggest that coactivation improves the nervous system’s ability to respond to sensory feedback. However, muscle activity requires energy, and the relationship between this energy use and performance is not fully understood. This study investigate</w:t>
      </w:r>
      <w:r w:rsidR="00AA73A7" w:rsidRPr="000014E9">
        <w:rPr>
          <w:rFonts w:ascii="Times New Roman" w:hAnsi="Times New Roman" w:cs="Times New Roman"/>
          <w:sz w:val="24"/>
          <w:szCs w:val="24"/>
        </w:rPr>
        <w:t>d</w:t>
      </w:r>
      <w:r w:rsidRPr="000014E9">
        <w:rPr>
          <w:rFonts w:ascii="Times New Roman" w:hAnsi="Times New Roman" w:cs="Times New Roman"/>
          <w:sz w:val="24"/>
          <w:szCs w:val="24"/>
        </w:rPr>
        <w:t xml:space="preserve"> the trade-off between metabolic cost and performance under different levels of muscle coactivation. Healthy participants attempt</w:t>
      </w:r>
      <w:r w:rsidR="00AA73A7" w:rsidRPr="000014E9">
        <w:rPr>
          <w:rFonts w:ascii="Times New Roman" w:hAnsi="Times New Roman" w:cs="Times New Roman"/>
          <w:sz w:val="24"/>
          <w:szCs w:val="24"/>
        </w:rPr>
        <w:t>ed</w:t>
      </w:r>
      <w:r w:rsidRPr="000014E9">
        <w:rPr>
          <w:rFonts w:ascii="Times New Roman" w:hAnsi="Times New Roman" w:cs="Times New Roman"/>
          <w:sz w:val="24"/>
          <w:szCs w:val="24"/>
        </w:rPr>
        <w:t xml:space="preserve"> to maintain a fixed arm posture in a </w:t>
      </w:r>
      <w:proofErr w:type="spellStart"/>
      <w:r w:rsidRPr="000014E9">
        <w:rPr>
          <w:rFonts w:ascii="Times New Roman" w:hAnsi="Times New Roman" w:cs="Times New Roman"/>
          <w:sz w:val="24"/>
          <w:szCs w:val="24"/>
        </w:rPr>
        <w:t>Kinarm</w:t>
      </w:r>
      <w:proofErr w:type="spellEnd"/>
      <w:r w:rsidRPr="000014E9">
        <w:rPr>
          <w:rFonts w:ascii="Times New Roman" w:hAnsi="Times New Roman" w:cs="Times New Roman"/>
          <w:sz w:val="24"/>
          <w:szCs w:val="24"/>
        </w:rPr>
        <w:t xml:space="preserve"> exoskeleton robot while encountering mechanical disturbances. The disturbances</w:t>
      </w:r>
      <w:r w:rsidR="00AA73A7" w:rsidRPr="000014E9">
        <w:rPr>
          <w:rFonts w:ascii="Times New Roman" w:hAnsi="Times New Roman" w:cs="Times New Roman"/>
          <w:sz w:val="24"/>
          <w:szCs w:val="24"/>
        </w:rPr>
        <w:t xml:space="preserve"> </w:t>
      </w:r>
      <w:r w:rsidRPr="000014E9">
        <w:rPr>
          <w:rFonts w:ascii="Times New Roman" w:hAnsi="Times New Roman" w:cs="Times New Roman"/>
          <w:sz w:val="24"/>
          <w:szCs w:val="24"/>
        </w:rPr>
        <w:t>rapidly extend</w:t>
      </w:r>
      <w:r w:rsidR="00AA73A7" w:rsidRPr="000014E9">
        <w:rPr>
          <w:rFonts w:ascii="Times New Roman" w:hAnsi="Times New Roman" w:cs="Times New Roman"/>
          <w:sz w:val="24"/>
          <w:szCs w:val="24"/>
        </w:rPr>
        <w:t>ed</w:t>
      </w:r>
      <w:r w:rsidRPr="000014E9">
        <w:rPr>
          <w:rFonts w:ascii="Times New Roman" w:hAnsi="Times New Roman" w:cs="Times New Roman"/>
          <w:sz w:val="24"/>
          <w:szCs w:val="24"/>
        </w:rPr>
        <w:t xml:space="preserve"> or flex</w:t>
      </w:r>
      <w:r w:rsidR="00AA73A7" w:rsidRPr="000014E9">
        <w:rPr>
          <w:rFonts w:ascii="Times New Roman" w:hAnsi="Times New Roman" w:cs="Times New Roman"/>
          <w:sz w:val="24"/>
          <w:szCs w:val="24"/>
        </w:rPr>
        <w:t>ed</w:t>
      </w:r>
      <w:r w:rsidRPr="000014E9">
        <w:rPr>
          <w:rFonts w:ascii="Times New Roman" w:hAnsi="Times New Roman" w:cs="Times New Roman"/>
          <w:sz w:val="24"/>
          <w:szCs w:val="24"/>
        </w:rPr>
        <w:t xml:space="preserve"> the elbow and displace</w:t>
      </w:r>
      <w:r w:rsidR="00AA73A7" w:rsidRPr="000014E9">
        <w:rPr>
          <w:rFonts w:ascii="Times New Roman" w:hAnsi="Times New Roman" w:cs="Times New Roman"/>
          <w:sz w:val="24"/>
          <w:szCs w:val="24"/>
        </w:rPr>
        <w:t>d</w:t>
      </w:r>
      <w:r w:rsidRPr="000014E9">
        <w:rPr>
          <w:rFonts w:ascii="Times New Roman" w:hAnsi="Times New Roman" w:cs="Times New Roman"/>
          <w:sz w:val="24"/>
          <w:szCs w:val="24"/>
        </w:rPr>
        <w:t xml:space="preserve"> the participant’s arm from the target, requiring them to return to the target. Participants first perform</w:t>
      </w:r>
      <w:r w:rsidR="00AA73A7" w:rsidRPr="000014E9">
        <w:rPr>
          <w:rFonts w:ascii="Times New Roman" w:hAnsi="Times New Roman" w:cs="Times New Roman"/>
          <w:sz w:val="24"/>
          <w:szCs w:val="24"/>
        </w:rPr>
        <w:t>ed</w:t>
      </w:r>
      <w:r w:rsidRPr="000014E9">
        <w:rPr>
          <w:rFonts w:ascii="Times New Roman" w:hAnsi="Times New Roman" w:cs="Times New Roman"/>
          <w:sz w:val="24"/>
          <w:szCs w:val="24"/>
        </w:rPr>
        <w:t xml:space="preserve"> the task under self-selected levels of muscle coactivation, followed by biofeedback to adjust coactivation to [0.5, 2, 4, 8, 16]x their self-selected (1x) level. Metabolic cost </w:t>
      </w:r>
      <w:r w:rsidR="00AA73A7" w:rsidRPr="000014E9">
        <w:rPr>
          <w:rFonts w:ascii="Times New Roman" w:hAnsi="Times New Roman" w:cs="Times New Roman"/>
          <w:sz w:val="24"/>
          <w:szCs w:val="24"/>
        </w:rPr>
        <w:t>was</w:t>
      </w:r>
      <w:r w:rsidRPr="000014E9">
        <w:rPr>
          <w:rFonts w:ascii="Times New Roman" w:hAnsi="Times New Roman" w:cs="Times New Roman"/>
          <w:sz w:val="24"/>
          <w:szCs w:val="24"/>
        </w:rPr>
        <w:t xml:space="preserve"> measured </w:t>
      </w:r>
      <w:r w:rsidR="00AA73A7" w:rsidRPr="000014E9">
        <w:rPr>
          <w:rFonts w:ascii="Times New Roman" w:hAnsi="Times New Roman" w:cs="Times New Roman"/>
          <w:sz w:val="24"/>
          <w:szCs w:val="24"/>
        </w:rPr>
        <w:t>with</w:t>
      </w:r>
      <w:r w:rsidRPr="000014E9">
        <w:rPr>
          <w:rFonts w:ascii="Times New Roman" w:hAnsi="Times New Roman" w:cs="Times New Roman"/>
          <w:sz w:val="24"/>
          <w:szCs w:val="24"/>
        </w:rPr>
        <w:t xml:space="preserve"> gas respirometry, muscle activity using surface EMG, and behavioral responses using success rates. Trials </w:t>
      </w:r>
      <w:r w:rsidR="00AA73A7" w:rsidRPr="000014E9">
        <w:rPr>
          <w:rFonts w:ascii="Times New Roman" w:hAnsi="Times New Roman" w:cs="Times New Roman"/>
          <w:sz w:val="24"/>
          <w:szCs w:val="24"/>
        </w:rPr>
        <w:t>were</w:t>
      </w:r>
      <w:r w:rsidRPr="000014E9">
        <w:rPr>
          <w:rFonts w:ascii="Times New Roman" w:hAnsi="Times New Roman" w:cs="Times New Roman"/>
          <w:sz w:val="24"/>
          <w:szCs w:val="24"/>
        </w:rPr>
        <w:t xml:space="preserve"> </w:t>
      </w:r>
      <w:r w:rsidR="00AA73A7" w:rsidRPr="000014E9">
        <w:rPr>
          <w:rFonts w:ascii="Times New Roman" w:hAnsi="Times New Roman" w:cs="Times New Roman"/>
          <w:sz w:val="24"/>
          <w:szCs w:val="24"/>
        </w:rPr>
        <w:t xml:space="preserve">considered </w:t>
      </w:r>
      <w:r w:rsidRPr="000014E9">
        <w:rPr>
          <w:rFonts w:ascii="Times New Roman" w:hAnsi="Times New Roman" w:cs="Times New Roman"/>
          <w:sz w:val="24"/>
          <w:szCs w:val="24"/>
        </w:rPr>
        <w:t xml:space="preserve">successful if participants return their arm back into the target within 400 </w:t>
      </w:r>
      <w:r w:rsidR="00AA73A7" w:rsidRPr="000014E9">
        <w:rPr>
          <w:rFonts w:ascii="Times New Roman" w:hAnsi="Times New Roman" w:cs="Times New Roman"/>
          <w:sz w:val="24"/>
          <w:szCs w:val="24"/>
        </w:rPr>
        <w:t>milliseconds (</w:t>
      </w:r>
      <w:proofErr w:type="spellStart"/>
      <w:r w:rsidR="00AA73A7" w:rsidRPr="000014E9">
        <w:rPr>
          <w:rFonts w:ascii="Times New Roman" w:hAnsi="Times New Roman" w:cs="Times New Roman"/>
          <w:sz w:val="24"/>
          <w:szCs w:val="24"/>
        </w:rPr>
        <w:t>m</w:t>
      </w:r>
      <w:r w:rsidRPr="000014E9">
        <w:rPr>
          <w:rFonts w:ascii="Times New Roman" w:hAnsi="Times New Roman" w:cs="Times New Roman"/>
          <w:sz w:val="24"/>
          <w:szCs w:val="24"/>
        </w:rPr>
        <w:t>s</w:t>
      </w:r>
      <w:proofErr w:type="spellEnd"/>
      <w:r w:rsidR="00AA73A7" w:rsidRPr="000014E9">
        <w:rPr>
          <w:rFonts w:ascii="Times New Roman" w:hAnsi="Times New Roman" w:cs="Times New Roman"/>
          <w:sz w:val="24"/>
          <w:szCs w:val="24"/>
        </w:rPr>
        <w:t>)</w:t>
      </w:r>
      <w:r w:rsidRPr="000014E9">
        <w:rPr>
          <w:rFonts w:ascii="Times New Roman" w:hAnsi="Times New Roman" w:cs="Times New Roman"/>
          <w:sz w:val="24"/>
          <w:szCs w:val="24"/>
        </w:rPr>
        <w:t xml:space="preserve"> post-perturbation. </w:t>
      </w:r>
      <w:r w:rsidR="00D71A5E" w:rsidRPr="004F3AB3">
        <w:rPr>
          <w:rFonts w:ascii="Times New Roman" w:hAnsi="Times New Roman" w:cs="Times New Roman"/>
          <w:sz w:val="24"/>
          <w:szCs w:val="24"/>
        </w:rPr>
        <w:t>Pilot</w:t>
      </w:r>
      <w:r w:rsidRPr="000014E9">
        <w:rPr>
          <w:rFonts w:ascii="Times New Roman" w:hAnsi="Times New Roman" w:cs="Times New Roman"/>
          <w:sz w:val="24"/>
          <w:szCs w:val="24"/>
        </w:rPr>
        <w:t xml:space="preserve"> data suggest that at self-selected levels of</w:t>
      </w:r>
      <w:r w:rsidR="003D006C" w:rsidRPr="000014E9">
        <w:rPr>
          <w:rFonts w:ascii="Times New Roman" w:hAnsi="Times New Roman" w:cs="Times New Roman"/>
          <w:sz w:val="24"/>
          <w:szCs w:val="24"/>
        </w:rPr>
        <w:t xml:space="preserve"> muscle</w:t>
      </w:r>
      <w:r w:rsidRPr="000014E9">
        <w:rPr>
          <w:rFonts w:ascii="Times New Roman" w:hAnsi="Times New Roman" w:cs="Times New Roman"/>
          <w:sz w:val="24"/>
          <w:szCs w:val="24"/>
        </w:rPr>
        <w:t xml:space="preserve"> coactivation, participant achieve</w:t>
      </w:r>
      <w:r w:rsidR="00AA73A7" w:rsidRPr="000014E9">
        <w:rPr>
          <w:rFonts w:ascii="Times New Roman" w:hAnsi="Times New Roman" w:cs="Times New Roman"/>
          <w:sz w:val="24"/>
          <w:szCs w:val="24"/>
        </w:rPr>
        <w:t>d</w:t>
      </w:r>
      <w:r w:rsidRPr="000014E9">
        <w:rPr>
          <w:rFonts w:ascii="Times New Roman" w:hAnsi="Times New Roman" w:cs="Times New Roman"/>
          <w:sz w:val="24"/>
          <w:szCs w:val="24"/>
        </w:rPr>
        <w:t xml:space="preserve"> a success rate of 30-</w:t>
      </w:r>
      <w:commentRangeStart w:id="0"/>
      <w:r w:rsidRPr="000014E9">
        <w:rPr>
          <w:rFonts w:ascii="Times New Roman" w:hAnsi="Times New Roman" w:cs="Times New Roman"/>
          <w:sz w:val="24"/>
          <w:szCs w:val="24"/>
        </w:rPr>
        <w:t>50</w:t>
      </w:r>
      <w:commentRangeEnd w:id="0"/>
      <w:r w:rsidR="006005CF">
        <w:rPr>
          <w:rStyle w:val="CommentReference"/>
        </w:rPr>
        <w:commentReference w:id="0"/>
      </w:r>
      <w:r w:rsidRPr="000014E9">
        <w:rPr>
          <w:rFonts w:ascii="Times New Roman" w:hAnsi="Times New Roman" w:cs="Times New Roman"/>
          <w:sz w:val="24"/>
          <w:szCs w:val="24"/>
        </w:rPr>
        <w:t xml:space="preserve">%. </w:t>
      </w:r>
      <w:bookmarkStart w:id="1" w:name="_Hlk195573687"/>
      <w:r w:rsidR="006005CF">
        <w:rPr>
          <w:rFonts w:ascii="Times New Roman" w:hAnsi="Times New Roman" w:cs="Times New Roman"/>
          <w:sz w:val="24"/>
          <w:szCs w:val="24"/>
        </w:rPr>
        <w:t>H</w:t>
      </w:r>
      <w:r w:rsidRPr="000014E9">
        <w:rPr>
          <w:rFonts w:ascii="Times New Roman" w:hAnsi="Times New Roman" w:cs="Times New Roman"/>
          <w:sz w:val="24"/>
          <w:szCs w:val="24"/>
        </w:rPr>
        <w:t xml:space="preserve">igher </w:t>
      </w:r>
      <w:r w:rsidR="006005CF">
        <w:rPr>
          <w:rFonts w:ascii="Times New Roman" w:hAnsi="Times New Roman" w:cs="Times New Roman"/>
          <w:sz w:val="24"/>
          <w:szCs w:val="24"/>
        </w:rPr>
        <w:t>levels of coactivation led to a reduction in peak arm displacement following the same disturbances, as well as increased</w:t>
      </w:r>
      <w:r w:rsidR="003D006C" w:rsidRPr="000014E9">
        <w:rPr>
          <w:rFonts w:ascii="Times New Roman" w:hAnsi="Times New Roman" w:cs="Times New Roman"/>
          <w:sz w:val="24"/>
          <w:szCs w:val="24"/>
        </w:rPr>
        <w:t xml:space="preserve"> muscle</w:t>
      </w:r>
      <w:r w:rsidRPr="000014E9">
        <w:rPr>
          <w:rFonts w:ascii="Times New Roman" w:hAnsi="Times New Roman" w:cs="Times New Roman"/>
          <w:sz w:val="24"/>
          <w:szCs w:val="24"/>
        </w:rPr>
        <w:t xml:space="preserve"> responsiveness</w:t>
      </w:r>
      <w:r w:rsidR="006005CF">
        <w:rPr>
          <w:rFonts w:ascii="Times New Roman" w:hAnsi="Times New Roman" w:cs="Times New Roman"/>
          <w:sz w:val="24"/>
          <w:szCs w:val="24"/>
        </w:rPr>
        <w:t xml:space="preserve"> </w:t>
      </w:r>
      <w:r w:rsidRPr="000014E9">
        <w:rPr>
          <w:rFonts w:ascii="Times New Roman" w:hAnsi="Times New Roman" w:cs="Times New Roman"/>
          <w:sz w:val="24"/>
          <w:szCs w:val="24"/>
        </w:rPr>
        <w:t>and</w:t>
      </w:r>
      <w:r w:rsidR="003D006C" w:rsidRPr="000014E9">
        <w:rPr>
          <w:rFonts w:ascii="Times New Roman" w:hAnsi="Times New Roman" w:cs="Times New Roman"/>
          <w:sz w:val="24"/>
          <w:szCs w:val="24"/>
        </w:rPr>
        <w:t xml:space="preserve"> </w:t>
      </w:r>
      <w:r w:rsidRPr="000014E9">
        <w:rPr>
          <w:rFonts w:ascii="Times New Roman" w:hAnsi="Times New Roman" w:cs="Times New Roman"/>
          <w:sz w:val="24"/>
          <w:szCs w:val="24"/>
        </w:rPr>
        <w:t xml:space="preserve">success rates </w:t>
      </w:r>
      <w:r w:rsidR="003D006C" w:rsidRPr="000014E9">
        <w:rPr>
          <w:rFonts w:ascii="Times New Roman" w:hAnsi="Times New Roman" w:cs="Times New Roman"/>
          <w:sz w:val="24"/>
          <w:szCs w:val="24"/>
        </w:rPr>
        <w:t>w</w:t>
      </w:r>
      <w:r w:rsidR="006005CF">
        <w:rPr>
          <w:rFonts w:ascii="Times New Roman" w:hAnsi="Times New Roman" w:cs="Times New Roman"/>
          <w:sz w:val="24"/>
          <w:szCs w:val="24"/>
        </w:rPr>
        <w:t>ere</w:t>
      </w:r>
      <w:r w:rsidR="003D006C" w:rsidRPr="000014E9">
        <w:rPr>
          <w:rFonts w:ascii="Times New Roman" w:hAnsi="Times New Roman" w:cs="Times New Roman"/>
          <w:sz w:val="24"/>
          <w:szCs w:val="24"/>
        </w:rPr>
        <w:t xml:space="preserve"> </w:t>
      </w:r>
      <w:r w:rsidRPr="000014E9">
        <w:rPr>
          <w:rFonts w:ascii="Times New Roman" w:hAnsi="Times New Roman" w:cs="Times New Roman"/>
          <w:sz w:val="24"/>
          <w:szCs w:val="24"/>
        </w:rPr>
        <w:t>near</w:t>
      </w:r>
      <w:r w:rsidR="003D006C" w:rsidRPr="000014E9">
        <w:rPr>
          <w:rFonts w:ascii="Times New Roman" w:hAnsi="Times New Roman" w:cs="Times New Roman"/>
          <w:sz w:val="24"/>
          <w:szCs w:val="24"/>
        </w:rPr>
        <w:t>ly</w:t>
      </w:r>
      <w:r w:rsidRPr="000014E9">
        <w:rPr>
          <w:rFonts w:ascii="Times New Roman" w:hAnsi="Times New Roman" w:cs="Times New Roman"/>
          <w:sz w:val="24"/>
          <w:szCs w:val="24"/>
        </w:rPr>
        <w:t xml:space="preserve"> 100%</w:t>
      </w:r>
      <w:r w:rsidR="003D006C" w:rsidRPr="000014E9">
        <w:rPr>
          <w:rFonts w:ascii="Times New Roman" w:hAnsi="Times New Roman" w:cs="Times New Roman"/>
          <w:sz w:val="24"/>
          <w:szCs w:val="24"/>
        </w:rPr>
        <w:t xml:space="preserve">. However, increased coactivation levels resulted in an </w:t>
      </w:r>
      <w:proofErr w:type="gramStart"/>
      <w:r w:rsidR="003D006C" w:rsidRPr="000014E9">
        <w:rPr>
          <w:rFonts w:ascii="Times New Roman" w:hAnsi="Times New Roman" w:cs="Times New Roman"/>
          <w:sz w:val="24"/>
          <w:szCs w:val="24"/>
        </w:rPr>
        <w:t xml:space="preserve">increased </w:t>
      </w:r>
      <w:r w:rsidRPr="000014E9">
        <w:rPr>
          <w:rFonts w:ascii="Times New Roman" w:hAnsi="Times New Roman" w:cs="Times New Roman"/>
          <w:sz w:val="24"/>
          <w:szCs w:val="24"/>
        </w:rPr>
        <w:t>metabolic costs</w:t>
      </w:r>
      <w:proofErr w:type="gramEnd"/>
      <w:r w:rsidRPr="000014E9">
        <w:rPr>
          <w:rFonts w:ascii="Times New Roman" w:hAnsi="Times New Roman" w:cs="Times New Roman"/>
          <w:sz w:val="24"/>
          <w:szCs w:val="24"/>
        </w:rPr>
        <w:t xml:space="preserve">. </w:t>
      </w:r>
      <w:bookmarkEnd w:id="1"/>
      <w:commentRangeStart w:id="2"/>
      <w:commentRangeStart w:id="3"/>
      <w:r w:rsidR="003D006C" w:rsidRPr="000014E9">
        <w:rPr>
          <w:rFonts w:ascii="Times New Roman" w:hAnsi="Times New Roman" w:cs="Times New Roman"/>
          <w:sz w:val="24"/>
          <w:szCs w:val="24"/>
        </w:rPr>
        <w:t xml:space="preserve">These finding </w:t>
      </w:r>
      <w:r w:rsidRPr="000014E9">
        <w:rPr>
          <w:rFonts w:ascii="Times New Roman" w:hAnsi="Times New Roman" w:cs="Times New Roman"/>
          <w:sz w:val="24"/>
          <w:szCs w:val="24"/>
        </w:rPr>
        <w:t xml:space="preserve">suggests that participants may prioritize metabolic cost over performance at self-selected coactivation levels. </w:t>
      </w:r>
      <w:commentRangeEnd w:id="2"/>
      <w:r w:rsidR="006005CF">
        <w:rPr>
          <w:rStyle w:val="CommentReference"/>
        </w:rPr>
        <w:commentReference w:id="2"/>
      </w:r>
      <w:commentRangeEnd w:id="3"/>
      <w:r w:rsidR="006005CF">
        <w:rPr>
          <w:rStyle w:val="CommentReference"/>
        </w:rPr>
        <w:commentReference w:id="3"/>
      </w:r>
      <w:r w:rsidRPr="000014E9">
        <w:rPr>
          <w:rFonts w:ascii="Times New Roman" w:hAnsi="Times New Roman" w:cs="Times New Roman"/>
          <w:sz w:val="24"/>
          <w:szCs w:val="24"/>
        </w:rPr>
        <w:t>This research provide</w:t>
      </w:r>
      <w:r w:rsidR="003D006C" w:rsidRPr="000014E9">
        <w:rPr>
          <w:rFonts w:ascii="Times New Roman" w:hAnsi="Times New Roman" w:cs="Times New Roman"/>
          <w:sz w:val="24"/>
          <w:szCs w:val="24"/>
        </w:rPr>
        <w:t>s</w:t>
      </w:r>
      <w:r w:rsidRPr="000014E9">
        <w:rPr>
          <w:rFonts w:ascii="Times New Roman" w:hAnsi="Times New Roman" w:cs="Times New Roman"/>
          <w:sz w:val="24"/>
          <w:szCs w:val="24"/>
        </w:rPr>
        <w:t xml:space="preserve"> insights into the role of muscle coactivation in sensory feedback response.</w:t>
      </w:r>
    </w:p>
    <w:p w14:paraId="7A2AF154" w14:textId="77777777" w:rsidR="006967D7" w:rsidRPr="000014E9" w:rsidRDefault="006967D7" w:rsidP="009B5C9F">
      <w:pPr>
        <w:spacing w:line="480" w:lineRule="auto"/>
        <w:rPr>
          <w:rFonts w:ascii="Times New Roman" w:hAnsi="Times New Roman" w:cs="Times New Roman"/>
          <w:sz w:val="24"/>
          <w:szCs w:val="24"/>
        </w:rPr>
      </w:pPr>
    </w:p>
    <w:p w14:paraId="1B688E13" w14:textId="77777777" w:rsidR="009B5C9F" w:rsidRDefault="009B5C9F" w:rsidP="000014E9">
      <w:pPr>
        <w:spacing w:line="480" w:lineRule="auto"/>
        <w:jc w:val="center"/>
        <w:rPr>
          <w:rFonts w:ascii="Times New Roman" w:hAnsi="Times New Roman" w:cs="Times New Roman"/>
          <w:sz w:val="24"/>
          <w:szCs w:val="24"/>
        </w:rPr>
      </w:pPr>
    </w:p>
    <w:p w14:paraId="76908AEF" w14:textId="0EF20262" w:rsidR="00252AFA" w:rsidRPr="00621851" w:rsidRDefault="006967D7" w:rsidP="00621851">
      <w:pPr>
        <w:spacing w:line="480" w:lineRule="auto"/>
        <w:rPr>
          <w:rFonts w:ascii="Times New Roman" w:hAnsi="Times New Roman" w:cs="Times New Roman"/>
          <w:b/>
          <w:bCs/>
          <w:sz w:val="24"/>
          <w:szCs w:val="24"/>
          <w:u w:val="single"/>
        </w:rPr>
      </w:pPr>
      <w:r w:rsidRPr="00621851">
        <w:rPr>
          <w:rFonts w:ascii="Times New Roman" w:hAnsi="Times New Roman" w:cs="Times New Roman"/>
          <w:b/>
          <w:bCs/>
          <w:sz w:val="24"/>
          <w:szCs w:val="24"/>
          <w:u w:val="single"/>
        </w:rPr>
        <w:lastRenderedPageBreak/>
        <w:t>Introduction</w:t>
      </w:r>
    </w:p>
    <w:p w14:paraId="549854C4" w14:textId="7FEB2443" w:rsidR="00153000" w:rsidRDefault="00153000" w:rsidP="00153000">
      <w:pPr>
        <w:spacing w:line="480" w:lineRule="auto"/>
        <w:ind w:firstLine="720"/>
        <w:jc w:val="both"/>
        <w:rPr>
          <w:rFonts w:ascii="Times New Roman" w:hAnsi="Times New Roman" w:cs="Times New Roman"/>
          <w:sz w:val="24"/>
          <w:szCs w:val="24"/>
        </w:rPr>
      </w:pPr>
      <w:r w:rsidRPr="00B4638B">
        <w:rPr>
          <w:rFonts w:ascii="Times New Roman" w:hAnsi="Times New Roman" w:cs="Times New Roman"/>
          <w:sz w:val="24"/>
          <w:szCs w:val="24"/>
        </w:rPr>
        <w:t>During biceps curls</w:t>
      </w:r>
      <w:r>
        <w:rPr>
          <w:rFonts w:ascii="Times New Roman" w:hAnsi="Times New Roman" w:cs="Times New Roman"/>
          <w:sz w:val="24"/>
          <w:szCs w:val="24"/>
        </w:rPr>
        <w:t>,</w:t>
      </w:r>
      <w:r w:rsidRPr="00B4638B">
        <w:rPr>
          <w:rFonts w:ascii="Times New Roman" w:hAnsi="Times New Roman" w:cs="Times New Roman"/>
          <w:sz w:val="24"/>
          <w:szCs w:val="24"/>
        </w:rPr>
        <w:t xml:space="preserve"> the biceps brachii contracts to lift the weight during the </w:t>
      </w:r>
      <w:r>
        <w:rPr>
          <w:rFonts w:ascii="Times New Roman" w:hAnsi="Times New Roman" w:cs="Times New Roman"/>
          <w:sz w:val="24"/>
          <w:szCs w:val="24"/>
        </w:rPr>
        <w:t>concentric</w:t>
      </w:r>
      <w:r w:rsidRPr="00B4638B">
        <w:rPr>
          <w:rFonts w:ascii="Times New Roman" w:hAnsi="Times New Roman" w:cs="Times New Roman"/>
          <w:sz w:val="24"/>
          <w:szCs w:val="24"/>
        </w:rPr>
        <w:t xml:space="preserve"> phase</w:t>
      </w:r>
      <w:r>
        <w:rPr>
          <w:rFonts w:ascii="Times New Roman" w:hAnsi="Times New Roman" w:cs="Times New Roman"/>
          <w:sz w:val="24"/>
          <w:szCs w:val="24"/>
        </w:rPr>
        <w:t xml:space="preserve">, </w:t>
      </w:r>
      <w:r w:rsidRPr="009208F8">
        <w:rPr>
          <w:rFonts w:ascii="Times New Roman" w:hAnsi="Times New Roman" w:cs="Times New Roman"/>
          <w:sz w:val="24"/>
          <w:szCs w:val="24"/>
        </w:rPr>
        <w:t>acting as the agonist muscle responsible for raising the weight.</w:t>
      </w:r>
      <w:r>
        <w:rPr>
          <w:rFonts w:ascii="Times New Roman" w:hAnsi="Times New Roman" w:cs="Times New Roman"/>
          <w:sz w:val="24"/>
          <w:szCs w:val="24"/>
        </w:rPr>
        <w:t xml:space="preserve"> Mean</w:t>
      </w:r>
      <w:r w:rsidRPr="00B4638B">
        <w:rPr>
          <w:rFonts w:ascii="Times New Roman" w:hAnsi="Times New Roman" w:cs="Times New Roman"/>
          <w:sz w:val="24"/>
          <w:szCs w:val="24"/>
        </w:rPr>
        <w:t>while the triceps act as the antagonist muscle</w:t>
      </w:r>
      <w:r>
        <w:rPr>
          <w:rFonts w:ascii="Times New Roman" w:hAnsi="Times New Roman" w:cs="Times New Roman"/>
          <w:sz w:val="24"/>
          <w:szCs w:val="24"/>
        </w:rPr>
        <w:t>,</w:t>
      </w:r>
      <w:r w:rsidRPr="00B4638B">
        <w:rPr>
          <w:rFonts w:ascii="Times New Roman" w:hAnsi="Times New Roman" w:cs="Times New Roman"/>
          <w:sz w:val="24"/>
          <w:szCs w:val="24"/>
        </w:rPr>
        <w:t xml:space="preserve"> </w:t>
      </w:r>
      <w:r>
        <w:rPr>
          <w:rFonts w:ascii="Times New Roman" w:hAnsi="Times New Roman" w:cs="Times New Roman"/>
          <w:sz w:val="24"/>
          <w:szCs w:val="24"/>
        </w:rPr>
        <w:t xml:space="preserve">and coactivate </w:t>
      </w:r>
      <w:r w:rsidRPr="00B4638B">
        <w:rPr>
          <w:rFonts w:ascii="Times New Roman" w:hAnsi="Times New Roman" w:cs="Times New Roman"/>
          <w:sz w:val="24"/>
          <w:szCs w:val="24"/>
        </w:rPr>
        <w:t>to stabilize the elbow</w:t>
      </w:r>
      <w:r>
        <w:rPr>
          <w:rFonts w:ascii="Times New Roman" w:hAnsi="Times New Roman" w:cs="Times New Roman"/>
          <w:sz w:val="24"/>
          <w:szCs w:val="24"/>
        </w:rPr>
        <w:t xml:space="preserve">, </w:t>
      </w:r>
      <w:r w:rsidRPr="00B4638B">
        <w:rPr>
          <w:rFonts w:ascii="Times New Roman" w:hAnsi="Times New Roman" w:cs="Times New Roman"/>
          <w:sz w:val="24"/>
          <w:szCs w:val="24"/>
        </w:rPr>
        <w:t>prevent excessive motion</w:t>
      </w:r>
      <w:r>
        <w:rPr>
          <w:rFonts w:ascii="Times New Roman" w:hAnsi="Times New Roman" w:cs="Times New Roman"/>
          <w:sz w:val="24"/>
          <w:szCs w:val="24"/>
        </w:rPr>
        <w:t xml:space="preserve"> and </w:t>
      </w:r>
      <w:r w:rsidRPr="00B4638B">
        <w:rPr>
          <w:rFonts w:ascii="Times New Roman" w:hAnsi="Times New Roman" w:cs="Times New Roman"/>
          <w:sz w:val="24"/>
          <w:szCs w:val="24"/>
        </w:rPr>
        <w:t xml:space="preserve">maintain controlled movement during this </w:t>
      </w:r>
      <w:r w:rsidR="00192445">
        <w:rPr>
          <w:rFonts w:ascii="Times New Roman" w:hAnsi="Times New Roman" w:cs="Times New Roman"/>
          <w:sz w:val="24"/>
          <w:szCs w:val="24"/>
        </w:rPr>
        <w:t>concentric contraction</w:t>
      </w:r>
      <w:r w:rsidRPr="00B4638B">
        <w:rPr>
          <w:rFonts w:ascii="Times New Roman" w:hAnsi="Times New Roman" w:cs="Times New Roman"/>
          <w:sz w:val="24"/>
          <w:szCs w:val="24"/>
        </w:rPr>
        <w:t>. Th</w:t>
      </w:r>
      <w:r>
        <w:rPr>
          <w:rFonts w:ascii="Times New Roman" w:hAnsi="Times New Roman" w:cs="Times New Roman"/>
          <w:sz w:val="24"/>
          <w:szCs w:val="24"/>
        </w:rPr>
        <w:t>is</w:t>
      </w:r>
      <w:r w:rsidRPr="00B4638B">
        <w:rPr>
          <w:rFonts w:ascii="Times New Roman" w:hAnsi="Times New Roman" w:cs="Times New Roman"/>
          <w:sz w:val="24"/>
          <w:szCs w:val="24"/>
        </w:rPr>
        <w:t xml:space="preserve"> concept </w:t>
      </w:r>
      <w:r>
        <w:rPr>
          <w:rFonts w:ascii="Times New Roman" w:hAnsi="Times New Roman" w:cs="Times New Roman"/>
          <w:sz w:val="24"/>
          <w:szCs w:val="24"/>
        </w:rPr>
        <w:t>is</w:t>
      </w:r>
      <w:r w:rsidRPr="00B4638B">
        <w:rPr>
          <w:rFonts w:ascii="Times New Roman" w:hAnsi="Times New Roman" w:cs="Times New Roman"/>
          <w:sz w:val="24"/>
          <w:szCs w:val="24"/>
        </w:rPr>
        <w:t xml:space="preserve"> widely recognized for its use in controlled stability tasks including balance</w:t>
      </w:r>
      <w:r>
        <w:rPr>
          <w:rFonts w:ascii="Times New Roman" w:hAnsi="Times New Roman" w:cs="Times New Roman"/>
          <w:sz w:val="24"/>
          <w:szCs w:val="24"/>
        </w:rPr>
        <w:t xml:space="preserve">, </w:t>
      </w:r>
      <w:r w:rsidRPr="00B4638B">
        <w:rPr>
          <w:rFonts w:ascii="Times New Roman" w:hAnsi="Times New Roman" w:cs="Times New Roman"/>
          <w:sz w:val="24"/>
          <w:szCs w:val="24"/>
        </w:rPr>
        <w:t xml:space="preserve">jogging and changing posture (Vieira et al., 2019). </w:t>
      </w:r>
      <w:bookmarkStart w:id="4" w:name="_Hlk195607082"/>
      <w:r w:rsidRPr="00B50A37">
        <w:rPr>
          <w:rFonts w:ascii="Times New Roman" w:hAnsi="Times New Roman" w:cs="Times New Roman"/>
          <w:sz w:val="24"/>
          <w:szCs w:val="24"/>
        </w:rPr>
        <w:t xml:space="preserve">However, new research </w:t>
      </w:r>
      <w:r>
        <w:rPr>
          <w:rFonts w:ascii="Times New Roman" w:hAnsi="Times New Roman" w:cs="Times New Roman"/>
          <w:sz w:val="24"/>
          <w:szCs w:val="24"/>
        </w:rPr>
        <w:t>indicates</w:t>
      </w:r>
      <w:r w:rsidRPr="00B50A37">
        <w:rPr>
          <w:rFonts w:ascii="Times New Roman" w:hAnsi="Times New Roman" w:cs="Times New Roman"/>
          <w:sz w:val="24"/>
          <w:szCs w:val="24"/>
        </w:rPr>
        <w:t xml:space="preserve"> that </w:t>
      </w:r>
      <w:r>
        <w:rPr>
          <w:rFonts w:ascii="Times New Roman" w:hAnsi="Times New Roman" w:cs="Times New Roman"/>
          <w:sz w:val="24"/>
          <w:szCs w:val="24"/>
        </w:rPr>
        <w:t xml:space="preserve">muscle </w:t>
      </w:r>
      <w:r w:rsidRPr="00B50A37">
        <w:rPr>
          <w:rFonts w:ascii="Times New Roman" w:hAnsi="Times New Roman" w:cs="Times New Roman"/>
          <w:sz w:val="24"/>
          <w:szCs w:val="24"/>
        </w:rPr>
        <w:t>coactivation may not only stiffen muscles but also improve the nervous system's responsiveness to sensory input</w:t>
      </w:r>
      <w:r>
        <w:rPr>
          <w:rFonts w:ascii="Times New Roman" w:hAnsi="Times New Roman" w:cs="Times New Roman"/>
          <w:sz w:val="24"/>
          <w:szCs w:val="24"/>
        </w:rPr>
        <w:t xml:space="preserve"> </w:t>
      </w:r>
      <w:r w:rsidRPr="00B50A37">
        <w:rPr>
          <w:rFonts w:ascii="Times New Roman" w:hAnsi="Times New Roman" w:cs="Times New Roman"/>
          <w:sz w:val="24"/>
          <w:szCs w:val="24"/>
        </w:rPr>
        <w:t>(Balshaw et al., 2018).</w:t>
      </w:r>
      <w:r w:rsidRPr="00153000">
        <w:rPr>
          <w:rFonts w:ascii="Times New Roman" w:hAnsi="Times New Roman" w:cs="Times New Roman"/>
          <w:sz w:val="24"/>
          <w:szCs w:val="24"/>
        </w:rPr>
        <w:t xml:space="preserve"> </w:t>
      </w:r>
      <w:bookmarkEnd w:id="4"/>
    </w:p>
    <w:p w14:paraId="540242F4" w14:textId="4E7A50F4" w:rsidR="00B4738E" w:rsidRDefault="00B4738E" w:rsidP="001C2B36">
      <w:pPr>
        <w:spacing w:line="480" w:lineRule="auto"/>
        <w:ind w:firstLine="720"/>
        <w:jc w:val="both"/>
        <w:rPr>
          <w:rFonts w:ascii="Times New Roman" w:hAnsi="Times New Roman" w:cs="Times New Roman"/>
          <w:sz w:val="24"/>
          <w:szCs w:val="24"/>
        </w:rPr>
      </w:pPr>
      <w:r w:rsidRPr="0048627A">
        <w:rPr>
          <w:rFonts w:ascii="Times New Roman" w:hAnsi="Times New Roman" w:cs="Times New Roman"/>
          <w:sz w:val="24"/>
          <w:szCs w:val="24"/>
        </w:rPr>
        <w:t>Beyond stiffness, muscle coactivation is closely linked to how the nervous system processes sensory feedback through spinal and brain circuits</w:t>
      </w:r>
      <w:r>
        <w:rPr>
          <w:rFonts w:ascii="Times New Roman" w:hAnsi="Times New Roman" w:cs="Times New Roman"/>
          <w:sz w:val="24"/>
          <w:szCs w:val="24"/>
        </w:rPr>
        <w:t xml:space="preserve"> </w:t>
      </w:r>
      <w:r w:rsidRPr="0080138E">
        <w:rPr>
          <w:rFonts w:ascii="Times New Roman" w:hAnsi="Times New Roman" w:cs="Times New Roman"/>
          <w:sz w:val="24"/>
          <w:szCs w:val="24"/>
        </w:rPr>
        <w:t>(Maurus et al., 2024)</w:t>
      </w:r>
      <w:r w:rsidRPr="0048627A">
        <w:rPr>
          <w:rFonts w:ascii="Times New Roman" w:hAnsi="Times New Roman" w:cs="Times New Roman"/>
          <w:sz w:val="24"/>
          <w:szCs w:val="24"/>
        </w:rPr>
        <w:t>.</w:t>
      </w:r>
      <w:r>
        <w:rPr>
          <w:rFonts w:ascii="Times New Roman" w:hAnsi="Times New Roman" w:cs="Times New Roman"/>
          <w:sz w:val="24"/>
          <w:szCs w:val="24"/>
        </w:rPr>
        <w:t xml:space="preserve"> T</w:t>
      </w:r>
      <w:r w:rsidR="00153000" w:rsidRPr="0080138E">
        <w:rPr>
          <w:rFonts w:ascii="Times New Roman" w:hAnsi="Times New Roman" w:cs="Times New Roman"/>
          <w:sz w:val="24"/>
          <w:szCs w:val="24"/>
        </w:rPr>
        <w:t>he short-latency response (SLR)</w:t>
      </w:r>
      <w:r w:rsidR="00153000">
        <w:rPr>
          <w:rFonts w:ascii="Times New Roman" w:hAnsi="Times New Roman" w:cs="Times New Roman"/>
          <w:sz w:val="24"/>
          <w:szCs w:val="24"/>
        </w:rPr>
        <w:t xml:space="preserve">, which is quick spinal reflex, </w:t>
      </w:r>
      <w:r w:rsidR="00153000" w:rsidRPr="0080138E">
        <w:rPr>
          <w:rFonts w:ascii="Times New Roman" w:hAnsi="Times New Roman" w:cs="Times New Roman"/>
          <w:sz w:val="24"/>
          <w:szCs w:val="24"/>
        </w:rPr>
        <w:t>responds rapidly to muscle stretch with a time delay of 25–30 milliseconds (Maurus et al., 2024). The</w:t>
      </w:r>
      <w:r w:rsidR="00153000">
        <w:rPr>
          <w:rFonts w:ascii="Times New Roman" w:hAnsi="Times New Roman" w:cs="Times New Roman"/>
          <w:sz w:val="24"/>
          <w:szCs w:val="24"/>
        </w:rPr>
        <w:t>n the</w:t>
      </w:r>
      <w:r w:rsidR="00153000" w:rsidRPr="0080138E">
        <w:rPr>
          <w:rFonts w:ascii="Times New Roman" w:hAnsi="Times New Roman" w:cs="Times New Roman"/>
          <w:sz w:val="24"/>
          <w:szCs w:val="24"/>
        </w:rPr>
        <w:t xml:space="preserve"> long-latency response (LLR) starts at 50–100 milliseconds to provide adaptable motor control through cortical processing (Maurus et al., 2024). </w:t>
      </w:r>
      <w:r>
        <w:rPr>
          <w:rFonts w:ascii="Times New Roman" w:hAnsi="Times New Roman" w:cs="Times New Roman"/>
          <w:sz w:val="24"/>
          <w:szCs w:val="24"/>
        </w:rPr>
        <w:t>While</w:t>
      </w:r>
      <w:r w:rsidR="00153000" w:rsidRPr="0080138E">
        <w:rPr>
          <w:rFonts w:ascii="Times New Roman" w:hAnsi="Times New Roman" w:cs="Times New Roman"/>
          <w:sz w:val="24"/>
          <w:szCs w:val="24"/>
        </w:rPr>
        <w:t xml:space="preserve"> SLR reflects </w:t>
      </w:r>
      <w:r w:rsidR="00153000" w:rsidRPr="0048627A">
        <w:rPr>
          <w:rFonts w:ascii="Times New Roman" w:hAnsi="Times New Roman" w:cs="Times New Roman"/>
          <w:sz w:val="24"/>
          <w:szCs w:val="24"/>
        </w:rPr>
        <w:t xml:space="preserve">passive </w:t>
      </w:r>
      <w:r w:rsidR="00153000" w:rsidRPr="0080138E">
        <w:rPr>
          <w:rFonts w:ascii="Times New Roman" w:hAnsi="Times New Roman" w:cs="Times New Roman"/>
          <w:sz w:val="24"/>
          <w:szCs w:val="24"/>
        </w:rPr>
        <w:t>muscle properties, but LLR includes descending control</w:t>
      </w:r>
      <w:r>
        <w:rPr>
          <w:rFonts w:ascii="Times New Roman" w:hAnsi="Times New Roman" w:cs="Times New Roman"/>
          <w:sz w:val="24"/>
          <w:szCs w:val="24"/>
        </w:rPr>
        <w:t xml:space="preserve">, </w:t>
      </w:r>
      <w:r w:rsidRPr="0048627A">
        <w:rPr>
          <w:rFonts w:ascii="Times New Roman" w:hAnsi="Times New Roman" w:cs="Times New Roman"/>
          <w:sz w:val="24"/>
          <w:szCs w:val="24"/>
        </w:rPr>
        <w:t xml:space="preserve">which may be influenced by coactivation </w:t>
      </w:r>
      <w:bookmarkStart w:id="5" w:name="_Hlk195570429"/>
      <w:r w:rsidR="00153000" w:rsidRPr="0080138E">
        <w:rPr>
          <w:rFonts w:ascii="Times New Roman" w:hAnsi="Times New Roman" w:cs="Times New Roman"/>
          <w:sz w:val="24"/>
          <w:szCs w:val="24"/>
        </w:rPr>
        <w:t>(Maurus et al., 2024)</w:t>
      </w:r>
      <w:bookmarkEnd w:id="5"/>
      <w:r w:rsidR="00153000" w:rsidRPr="0080138E">
        <w:rPr>
          <w:rFonts w:ascii="Times New Roman" w:hAnsi="Times New Roman" w:cs="Times New Roman"/>
          <w:sz w:val="24"/>
          <w:szCs w:val="24"/>
        </w:rPr>
        <w:t xml:space="preserve">. </w:t>
      </w:r>
      <w:r w:rsidR="001C2B36" w:rsidRPr="001C2B36">
        <w:rPr>
          <w:rFonts w:ascii="Times New Roman" w:hAnsi="Times New Roman" w:cs="Times New Roman"/>
          <w:sz w:val="24"/>
          <w:szCs w:val="24"/>
        </w:rPr>
        <w:t>However, the way coactivation modulates feedback responses in dynamic tasks remains unclear and requires further investigation.</w:t>
      </w:r>
    </w:p>
    <w:p w14:paraId="4D78C9A6" w14:textId="77777777" w:rsidR="00153000" w:rsidRDefault="00153000" w:rsidP="00153000">
      <w:pPr>
        <w:spacing w:line="480" w:lineRule="auto"/>
        <w:ind w:firstLine="720"/>
        <w:jc w:val="both"/>
        <w:rPr>
          <w:rFonts w:ascii="Times New Roman" w:hAnsi="Times New Roman" w:cs="Times New Roman"/>
          <w:sz w:val="24"/>
          <w:szCs w:val="24"/>
        </w:rPr>
      </w:pPr>
      <w:r w:rsidRPr="00882E4A">
        <w:rPr>
          <w:rFonts w:ascii="Times New Roman" w:hAnsi="Times New Roman" w:cs="Times New Roman"/>
          <w:sz w:val="24"/>
          <w:szCs w:val="24"/>
        </w:rPr>
        <w:t>Most of the current research on coactivation is based on isolated muscle experiments or preclinical models. In these investigations, scientists use calcium solutions or nerve stimulation to control muscle activity</w:t>
      </w:r>
      <w:r>
        <w:rPr>
          <w:rFonts w:ascii="Times New Roman" w:hAnsi="Times New Roman" w:cs="Times New Roman"/>
          <w:sz w:val="24"/>
          <w:szCs w:val="24"/>
        </w:rPr>
        <w:t xml:space="preserve"> </w:t>
      </w:r>
      <w:r w:rsidRPr="00882E4A">
        <w:rPr>
          <w:rFonts w:ascii="Times New Roman" w:hAnsi="Times New Roman" w:cs="Times New Roman"/>
          <w:sz w:val="24"/>
          <w:szCs w:val="24"/>
        </w:rPr>
        <w:t>(Gebel et al., 2019). The mechanical properties of stiffness and resistance to stretching can be measured by the researchers through changes in calcium concentration (Gebel et al., 2019).</w:t>
      </w:r>
      <w:r>
        <w:rPr>
          <w:rFonts w:ascii="Times New Roman" w:hAnsi="Times New Roman" w:cs="Times New Roman"/>
          <w:sz w:val="24"/>
          <w:szCs w:val="24"/>
        </w:rPr>
        <w:t xml:space="preserve"> </w:t>
      </w:r>
      <w:r w:rsidRPr="00B00628">
        <w:rPr>
          <w:rFonts w:ascii="Times New Roman" w:hAnsi="Times New Roman" w:cs="Times New Roman"/>
          <w:sz w:val="24"/>
          <w:szCs w:val="24"/>
        </w:rPr>
        <w:t xml:space="preserve">The studies offer valuable knowledge, but they do not track neural feedback that </w:t>
      </w:r>
      <w:r w:rsidRPr="00B00628">
        <w:rPr>
          <w:rFonts w:ascii="Times New Roman" w:hAnsi="Times New Roman" w:cs="Times New Roman"/>
          <w:sz w:val="24"/>
          <w:szCs w:val="24"/>
        </w:rPr>
        <w:lastRenderedPageBreak/>
        <w:t>people experience when performing real-world activities which need motor control and sensory processing (Kesar et al., 2019). These experiments lack complete understanding of coactivation effects on movement because they do not track neural feedback.</w:t>
      </w:r>
    </w:p>
    <w:p w14:paraId="2DDCBA0D" w14:textId="77777777" w:rsidR="00153000" w:rsidRDefault="00153000" w:rsidP="00153000">
      <w:pPr>
        <w:spacing w:line="480" w:lineRule="auto"/>
        <w:ind w:firstLine="720"/>
        <w:jc w:val="both"/>
        <w:rPr>
          <w:rFonts w:ascii="Times New Roman" w:hAnsi="Times New Roman" w:cs="Times New Roman"/>
          <w:sz w:val="24"/>
          <w:szCs w:val="24"/>
        </w:rPr>
      </w:pPr>
      <w:r w:rsidRPr="00B00628">
        <w:rPr>
          <w:rFonts w:ascii="Times New Roman" w:hAnsi="Times New Roman" w:cs="Times New Roman"/>
          <w:sz w:val="24"/>
          <w:szCs w:val="24"/>
        </w:rPr>
        <w:t xml:space="preserve">Research involving human participants mainly studies static conditions because coactivation and stiffness show direct relationships in these settings. </w:t>
      </w:r>
      <w:r w:rsidRPr="00E568D5">
        <w:rPr>
          <w:rFonts w:ascii="Times New Roman" w:hAnsi="Times New Roman" w:cs="Times New Roman"/>
          <w:sz w:val="24"/>
          <w:szCs w:val="24"/>
        </w:rPr>
        <w:t>Under static muscle activation muscle stiffness develops because of actin-myosin cross</w:t>
      </w:r>
      <w:r>
        <w:rPr>
          <w:rFonts w:ascii="Times New Roman" w:hAnsi="Times New Roman" w:cs="Times New Roman"/>
          <w:sz w:val="24"/>
          <w:szCs w:val="24"/>
        </w:rPr>
        <w:t>-</w:t>
      </w:r>
      <w:r w:rsidRPr="00E568D5">
        <w:rPr>
          <w:rFonts w:ascii="Times New Roman" w:hAnsi="Times New Roman" w:cs="Times New Roman"/>
          <w:sz w:val="24"/>
          <w:szCs w:val="24"/>
        </w:rPr>
        <w:t>bridges yet this relationship does not apply when studying dynamic movements</w:t>
      </w:r>
      <w:r>
        <w:rPr>
          <w:rFonts w:ascii="Times New Roman" w:hAnsi="Times New Roman" w:cs="Times New Roman"/>
          <w:sz w:val="24"/>
          <w:szCs w:val="24"/>
        </w:rPr>
        <w:t xml:space="preserve"> </w:t>
      </w:r>
      <w:r w:rsidRPr="00E568D5">
        <w:rPr>
          <w:rFonts w:ascii="Times New Roman" w:hAnsi="Times New Roman" w:cs="Times New Roman"/>
          <w:sz w:val="24"/>
          <w:szCs w:val="24"/>
        </w:rPr>
        <w:t xml:space="preserve">(Vieira et al., 2019). Movement creates unpredictability which makes actin-myosin binding occur probabilistically thus stiffness cannot be measured only by muscle activation levels (Vieira et al., 2019). Researchers continue to use static-condition results for dynamic tasks even though this practice creates important knowledge gaps about real-world movement coactivation mechanisms. </w:t>
      </w:r>
    </w:p>
    <w:p w14:paraId="07DA48E9" w14:textId="77777777" w:rsidR="00153000" w:rsidRPr="00FA7DE5" w:rsidRDefault="00153000" w:rsidP="00153000">
      <w:pPr>
        <w:spacing w:line="480" w:lineRule="auto"/>
        <w:ind w:firstLine="720"/>
        <w:jc w:val="both"/>
        <w:rPr>
          <w:rFonts w:ascii="Times New Roman" w:hAnsi="Times New Roman" w:cs="Times New Roman"/>
          <w:sz w:val="24"/>
          <w:szCs w:val="24"/>
        </w:rPr>
      </w:pPr>
      <w:r w:rsidRPr="00E632EA">
        <w:rPr>
          <w:rFonts w:ascii="Times New Roman" w:hAnsi="Times New Roman" w:cs="Times New Roman"/>
          <w:sz w:val="24"/>
          <w:szCs w:val="24"/>
        </w:rPr>
        <w:t xml:space="preserve">Another </w:t>
      </w:r>
      <w:r>
        <w:rPr>
          <w:rFonts w:ascii="Times New Roman" w:hAnsi="Times New Roman" w:cs="Times New Roman"/>
          <w:sz w:val="24"/>
          <w:szCs w:val="24"/>
        </w:rPr>
        <w:t xml:space="preserve">important knowledge </w:t>
      </w:r>
      <w:r w:rsidRPr="00E632EA">
        <w:rPr>
          <w:rFonts w:ascii="Times New Roman" w:hAnsi="Times New Roman" w:cs="Times New Roman"/>
          <w:sz w:val="24"/>
          <w:szCs w:val="24"/>
        </w:rPr>
        <w:t>gap in the literature is the lack of focus on sensory feedback</w:t>
      </w:r>
      <w:r>
        <w:rPr>
          <w:rFonts w:ascii="Times New Roman" w:hAnsi="Times New Roman" w:cs="Times New Roman"/>
          <w:sz w:val="24"/>
          <w:szCs w:val="24"/>
        </w:rPr>
        <w:t xml:space="preserve"> </w:t>
      </w:r>
      <w:r w:rsidRPr="00B00628">
        <w:rPr>
          <w:rFonts w:ascii="Times New Roman" w:hAnsi="Times New Roman" w:cs="Times New Roman"/>
          <w:sz w:val="24"/>
          <w:szCs w:val="24"/>
        </w:rPr>
        <w:t>that needs further investigation</w:t>
      </w:r>
      <w:r w:rsidRPr="00E632EA">
        <w:rPr>
          <w:rFonts w:ascii="Times New Roman" w:hAnsi="Times New Roman" w:cs="Times New Roman"/>
          <w:sz w:val="24"/>
          <w:szCs w:val="24"/>
        </w:rPr>
        <w:t>.</w:t>
      </w:r>
      <w:r>
        <w:rPr>
          <w:rFonts w:ascii="Times New Roman" w:hAnsi="Times New Roman" w:cs="Times New Roman"/>
          <w:sz w:val="24"/>
          <w:szCs w:val="24"/>
        </w:rPr>
        <w:t xml:space="preserve"> </w:t>
      </w:r>
      <w:r w:rsidRPr="00B00628">
        <w:rPr>
          <w:rFonts w:ascii="Times New Roman" w:hAnsi="Times New Roman" w:cs="Times New Roman"/>
          <w:sz w:val="24"/>
          <w:szCs w:val="24"/>
        </w:rPr>
        <w:t xml:space="preserve">The majority of coactivation studies using surface electromyography (EMG) do not evaluate how this coactivation affects disturbance responses and sensory input processing. </w:t>
      </w:r>
      <w:r w:rsidRPr="00E632EA">
        <w:rPr>
          <w:rFonts w:ascii="Times New Roman" w:hAnsi="Times New Roman" w:cs="Times New Roman"/>
          <w:sz w:val="24"/>
          <w:szCs w:val="24"/>
        </w:rPr>
        <w:t>Coactivation reduces movement variability and boosts precision (Balshaw et al., 2018), but its effect on the nervous system’s ability to process sensory data and handle perturbations remains unclear.</w:t>
      </w:r>
      <w:r>
        <w:rPr>
          <w:rFonts w:ascii="Times New Roman" w:hAnsi="Times New Roman" w:cs="Times New Roman"/>
          <w:sz w:val="24"/>
          <w:szCs w:val="24"/>
        </w:rPr>
        <w:t xml:space="preserve"> </w:t>
      </w:r>
      <w:r w:rsidRPr="00E632EA">
        <w:rPr>
          <w:rFonts w:ascii="Times New Roman" w:hAnsi="Times New Roman" w:cs="Times New Roman"/>
          <w:sz w:val="24"/>
          <w:szCs w:val="24"/>
        </w:rPr>
        <w:t>Sensory feedback plays a</w:t>
      </w:r>
      <w:r>
        <w:rPr>
          <w:rFonts w:ascii="Times New Roman" w:hAnsi="Times New Roman" w:cs="Times New Roman"/>
          <w:sz w:val="24"/>
          <w:szCs w:val="24"/>
        </w:rPr>
        <w:t xml:space="preserve">n important </w:t>
      </w:r>
      <w:r w:rsidRPr="00E632EA">
        <w:rPr>
          <w:rFonts w:ascii="Times New Roman" w:hAnsi="Times New Roman" w:cs="Times New Roman"/>
          <w:sz w:val="24"/>
          <w:szCs w:val="24"/>
        </w:rPr>
        <w:t xml:space="preserve">role in guiding movement control, making this a critical area to investigate. The trade-off between metabolic cost and performance is also poorly understood. </w:t>
      </w:r>
      <w:r w:rsidRPr="00F43F6E">
        <w:rPr>
          <w:rFonts w:ascii="Times New Roman" w:hAnsi="Times New Roman" w:cs="Times New Roman"/>
          <w:sz w:val="24"/>
          <w:szCs w:val="24"/>
        </w:rPr>
        <w:t>While enhanced coactivation improves motor control and responsiveness according to Peterson &amp; Martin (2010), it increases energy requirements which may reduce endurance for long activities.</w:t>
      </w:r>
      <w:r w:rsidRPr="00E632EA">
        <w:rPr>
          <w:rFonts w:ascii="Times New Roman" w:hAnsi="Times New Roman" w:cs="Times New Roman"/>
          <w:sz w:val="24"/>
          <w:szCs w:val="24"/>
        </w:rPr>
        <w:t xml:space="preserve"> </w:t>
      </w:r>
      <w:r w:rsidRPr="00FA7DE5">
        <w:rPr>
          <w:rFonts w:ascii="Times New Roman" w:hAnsi="Times New Roman" w:cs="Times New Roman"/>
          <w:sz w:val="24"/>
          <w:szCs w:val="24"/>
        </w:rPr>
        <w:t>This study</w:t>
      </w:r>
      <w:r>
        <w:rPr>
          <w:rFonts w:ascii="Times New Roman" w:hAnsi="Times New Roman" w:cs="Times New Roman"/>
          <w:sz w:val="24"/>
          <w:szCs w:val="24"/>
        </w:rPr>
        <w:t xml:space="preserve"> </w:t>
      </w:r>
      <w:r w:rsidRPr="00FA7DE5">
        <w:rPr>
          <w:rFonts w:ascii="Times New Roman" w:hAnsi="Times New Roman" w:cs="Times New Roman"/>
          <w:sz w:val="24"/>
          <w:szCs w:val="24"/>
        </w:rPr>
        <w:t xml:space="preserve">examines how </w:t>
      </w:r>
      <w:r>
        <w:rPr>
          <w:rFonts w:ascii="Times New Roman" w:hAnsi="Times New Roman" w:cs="Times New Roman"/>
          <w:sz w:val="24"/>
          <w:szCs w:val="24"/>
        </w:rPr>
        <w:t xml:space="preserve">muscle </w:t>
      </w:r>
      <w:r w:rsidRPr="00FA7DE5">
        <w:rPr>
          <w:rFonts w:ascii="Times New Roman" w:hAnsi="Times New Roman" w:cs="Times New Roman"/>
          <w:sz w:val="24"/>
          <w:szCs w:val="24"/>
        </w:rPr>
        <w:t xml:space="preserve">coactivation </w:t>
      </w:r>
      <w:r w:rsidRPr="003E2A19">
        <w:rPr>
          <w:rFonts w:ascii="Times New Roman" w:hAnsi="Times New Roman" w:cs="Times New Roman"/>
          <w:sz w:val="24"/>
          <w:szCs w:val="24"/>
          <w:lang w:val="en-US"/>
        </w:rPr>
        <w:t>affect the trade-off between performance and metabolic cost during upper limb posture control with mechanical disturbances</w:t>
      </w:r>
      <w:r>
        <w:rPr>
          <w:rFonts w:ascii="Times New Roman" w:hAnsi="Times New Roman" w:cs="Times New Roman"/>
          <w:sz w:val="24"/>
          <w:szCs w:val="24"/>
        </w:rPr>
        <w:t xml:space="preserve">, an area requiring </w:t>
      </w:r>
      <w:r w:rsidRPr="00523CB3">
        <w:rPr>
          <w:rFonts w:ascii="Times New Roman" w:hAnsi="Times New Roman" w:cs="Times New Roman"/>
          <w:sz w:val="24"/>
          <w:szCs w:val="24"/>
        </w:rPr>
        <w:t>further research.</w:t>
      </w:r>
    </w:p>
    <w:p w14:paraId="5C2BD15C" w14:textId="77777777" w:rsidR="00153000" w:rsidRDefault="00153000" w:rsidP="00153000">
      <w:pPr>
        <w:spacing w:line="480" w:lineRule="auto"/>
        <w:ind w:firstLine="720"/>
        <w:jc w:val="both"/>
        <w:rPr>
          <w:rFonts w:ascii="Times New Roman" w:hAnsi="Times New Roman" w:cs="Times New Roman"/>
          <w:sz w:val="24"/>
          <w:szCs w:val="24"/>
        </w:rPr>
      </w:pPr>
      <w:r w:rsidRPr="00FA7DE5">
        <w:rPr>
          <w:rFonts w:ascii="Times New Roman" w:hAnsi="Times New Roman" w:cs="Times New Roman"/>
          <w:sz w:val="24"/>
          <w:szCs w:val="24"/>
        </w:rPr>
        <w:lastRenderedPageBreak/>
        <w:t xml:space="preserve">The hypothesis </w:t>
      </w:r>
      <w:r>
        <w:rPr>
          <w:rFonts w:ascii="Times New Roman" w:hAnsi="Times New Roman" w:cs="Times New Roman"/>
          <w:sz w:val="24"/>
          <w:szCs w:val="24"/>
        </w:rPr>
        <w:t>is that there is</w:t>
      </w:r>
      <w:r w:rsidRPr="00FA7DE5">
        <w:rPr>
          <w:rFonts w:ascii="Times New Roman" w:hAnsi="Times New Roman" w:cs="Times New Roman"/>
          <w:sz w:val="24"/>
          <w:szCs w:val="24"/>
        </w:rPr>
        <w:t xml:space="preserve"> a trade-off between muscle coactivation, metabolic cost, and task performance</w:t>
      </w:r>
      <w:r>
        <w:rPr>
          <w:rFonts w:ascii="Times New Roman" w:hAnsi="Times New Roman" w:cs="Times New Roman"/>
          <w:sz w:val="24"/>
          <w:szCs w:val="24"/>
        </w:rPr>
        <w:t xml:space="preserve">. </w:t>
      </w:r>
      <w:r w:rsidRPr="00B916C4">
        <w:rPr>
          <w:rFonts w:ascii="Times New Roman" w:hAnsi="Times New Roman" w:cs="Times New Roman"/>
          <w:color w:val="000000" w:themeColor="text1"/>
          <w:sz w:val="24"/>
          <w:szCs w:val="24"/>
        </w:rPr>
        <w:t xml:space="preserve">Higher coactivation levels may improve responsiveness to perturbations </w:t>
      </w:r>
      <w:r>
        <w:rPr>
          <w:rFonts w:ascii="Times New Roman" w:hAnsi="Times New Roman" w:cs="Times New Roman"/>
          <w:color w:val="000000" w:themeColor="text1"/>
          <w:sz w:val="24"/>
          <w:szCs w:val="24"/>
        </w:rPr>
        <w:t xml:space="preserve">and </w:t>
      </w:r>
      <w:r w:rsidRPr="00176021">
        <w:rPr>
          <w:rFonts w:ascii="Times New Roman" w:hAnsi="Times New Roman" w:cs="Times New Roman"/>
          <w:color w:val="000000" w:themeColor="text1"/>
          <w:sz w:val="24"/>
          <w:szCs w:val="24"/>
          <w:lang w:val="en-US"/>
        </w:rPr>
        <w:t xml:space="preserve">improve performance (lower error rates) </w:t>
      </w:r>
      <w:r>
        <w:rPr>
          <w:rFonts w:ascii="Times New Roman" w:hAnsi="Times New Roman" w:cs="Times New Roman"/>
          <w:color w:val="000000" w:themeColor="text1"/>
          <w:sz w:val="24"/>
          <w:szCs w:val="24"/>
          <w:lang w:val="en-US"/>
        </w:rPr>
        <w:t xml:space="preserve">but it might come </w:t>
      </w:r>
      <w:r w:rsidRPr="00176021">
        <w:rPr>
          <w:rFonts w:ascii="Times New Roman" w:hAnsi="Times New Roman" w:cs="Times New Roman"/>
          <w:color w:val="000000" w:themeColor="text1"/>
          <w:sz w:val="24"/>
          <w:szCs w:val="24"/>
          <w:lang w:val="en-US"/>
        </w:rPr>
        <w:t>at the expense of increased metabolic cost.</w:t>
      </w:r>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rPr>
        <w:t>On the contrary</w:t>
      </w:r>
      <w:r w:rsidRPr="00B916C4">
        <w:rPr>
          <w:rFonts w:ascii="Times New Roman" w:hAnsi="Times New Roman" w:cs="Times New Roman"/>
          <w:color w:val="000000" w:themeColor="text1"/>
          <w:sz w:val="24"/>
          <w:szCs w:val="24"/>
        </w:rPr>
        <w:t xml:space="preserve">, lower coactivation may </w:t>
      </w:r>
      <w:r>
        <w:rPr>
          <w:rFonts w:ascii="Times New Roman" w:hAnsi="Times New Roman" w:cs="Times New Roman"/>
          <w:color w:val="000000" w:themeColor="text1"/>
          <w:sz w:val="24"/>
          <w:szCs w:val="24"/>
        </w:rPr>
        <w:t>save</w:t>
      </w:r>
      <w:r w:rsidRPr="00B916C4">
        <w:rPr>
          <w:rFonts w:ascii="Times New Roman" w:hAnsi="Times New Roman" w:cs="Times New Roman"/>
          <w:color w:val="000000" w:themeColor="text1"/>
          <w:sz w:val="24"/>
          <w:szCs w:val="24"/>
        </w:rPr>
        <w:t xml:space="preserve"> energy</w:t>
      </w:r>
      <w:r>
        <w:rPr>
          <w:rFonts w:ascii="Times New Roman" w:hAnsi="Times New Roman" w:cs="Times New Roman"/>
          <w:color w:val="000000" w:themeColor="text1"/>
          <w:sz w:val="24"/>
          <w:szCs w:val="24"/>
        </w:rPr>
        <w:t xml:space="preserve"> expenditure</w:t>
      </w:r>
      <w:r w:rsidRPr="00B916C4">
        <w:rPr>
          <w:rFonts w:ascii="Times New Roman" w:hAnsi="Times New Roman" w:cs="Times New Roman"/>
          <w:color w:val="000000" w:themeColor="text1"/>
          <w:sz w:val="24"/>
          <w:szCs w:val="24"/>
        </w:rPr>
        <w:t xml:space="preserve"> but </w:t>
      </w:r>
      <w:r>
        <w:rPr>
          <w:rFonts w:ascii="Times New Roman" w:hAnsi="Times New Roman" w:cs="Times New Roman"/>
          <w:color w:val="000000" w:themeColor="text1"/>
          <w:sz w:val="24"/>
          <w:szCs w:val="24"/>
        </w:rPr>
        <w:t>reduce performance</w:t>
      </w:r>
      <w:r>
        <w:rPr>
          <w:rFonts w:ascii="Times New Roman" w:hAnsi="Times New Roman" w:cs="Times New Roman"/>
          <w:sz w:val="24"/>
          <w:szCs w:val="24"/>
        </w:rPr>
        <w:t xml:space="preserve">. </w:t>
      </w:r>
      <w:r w:rsidRPr="00FA7DE5">
        <w:rPr>
          <w:rFonts w:ascii="Times New Roman" w:hAnsi="Times New Roman" w:cs="Times New Roman"/>
          <w:sz w:val="24"/>
          <w:szCs w:val="24"/>
        </w:rPr>
        <w:t xml:space="preserve">Coactivation enhances stability and control, yet its energy impact in rapid, precise movements is unclear. By exploring this balance, the research seeks to </w:t>
      </w:r>
      <w:r>
        <w:rPr>
          <w:rFonts w:ascii="Times New Roman" w:hAnsi="Times New Roman" w:cs="Times New Roman"/>
          <w:sz w:val="24"/>
          <w:szCs w:val="24"/>
        </w:rPr>
        <w:t>provide insight into</w:t>
      </w:r>
      <w:r w:rsidRPr="00FA7DE5">
        <w:rPr>
          <w:rFonts w:ascii="Times New Roman" w:hAnsi="Times New Roman" w:cs="Times New Roman"/>
          <w:sz w:val="24"/>
          <w:szCs w:val="24"/>
        </w:rPr>
        <w:t xml:space="preserve"> how the nervous system adjusts coactivation for optimal stability and energy efficiency, with findings to inform future analyses</w:t>
      </w:r>
      <w:r>
        <w:rPr>
          <w:rFonts w:ascii="Times New Roman" w:hAnsi="Times New Roman" w:cs="Times New Roman"/>
          <w:sz w:val="24"/>
          <w:szCs w:val="24"/>
        </w:rPr>
        <w:t xml:space="preserve"> and </w:t>
      </w:r>
      <w:r w:rsidRPr="00FA7DE5">
        <w:rPr>
          <w:rFonts w:ascii="Times New Roman" w:hAnsi="Times New Roman" w:cs="Times New Roman"/>
          <w:sz w:val="24"/>
          <w:szCs w:val="24"/>
        </w:rPr>
        <w:t>understand motor control</w:t>
      </w:r>
      <w:r>
        <w:rPr>
          <w:rFonts w:ascii="Times New Roman" w:hAnsi="Times New Roman" w:cs="Times New Roman"/>
          <w:sz w:val="24"/>
          <w:szCs w:val="24"/>
        </w:rPr>
        <w:t xml:space="preserve">. </w:t>
      </w:r>
    </w:p>
    <w:p w14:paraId="79BBDD23" w14:textId="215D485F" w:rsidR="00176021" w:rsidRPr="0045017A" w:rsidRDefault="00176021" w:rsidP="0045017A">
      <w:pPr>
        <w:spacing w:after="0" w:line="480" w:lineRule="auto"/>
        <w:rPr>
          <w:rFonts w:ascii="Times New Roman" w:eastAsia="Times New Roman" w:hAnsi="Times New Roman" w:cs="Times New Roman"/>
          <w:b/>
          <w:bCs/>
          <w:color w:val="1E1D1A"/>
          <w:kern w:val="0"/>
          <w:sz w:val="24"/>
          <w:szCs w:val="24"/>
          <w:u w:val="single"/>
          <w:shd w:val="clear" w:color="auto" w:fill="FFFFFF"/>
          <w:lang w:eastAsia="en-CA"/>
          <w14:ligatures w14:val="none"/>
        </w:rPr>
      </w:pPr>
      <w:r w:rsidRPr="0045017A">
        <w:rPr>
          <w:rFonts w:ascii="Times New Roman" w:eastAsia="Times New Roman" w:hAnsi="Times New Roman" w:cs="Times New Roman"/>
          <w:b/>
          <w:bCs/>
          <w:color w:val="1E1D1A"/>
          <w:kern w:val="0"/>
          <w:sz w:val="24"/>
          <w:szCs w:val="24"/>
          <w:u w:val="single"/>
          <w:shd w:val="clear" w:color="auto" w:fill="FFFFFF"/>
          <w:lang w:eastAsia="en-CA"/>
          <w14:ligatures w14:val="none"/>
        </w:rPr>
        <w:t>Methodology</w:t>
      </w:r>
    </w:p>
    <w:p w14:paraId="371F78B5" w14:textId="77777777" w:rsidR="00176021" w:rsidRPr="009C46AF" w:rsidRDefault="00176021" w:rsidP="00176021">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r w:rsidRPr="009C46AF">
        <w:rPr>
          <w:rFonts w:ascii="Times New Roman" w:eastAsia="Times New Roman" w:hAnsi="Times New Roman" w:cs="Times New Roman"/>
          <w:b/>
          <w:bCs/>
          <w:color w:val="1E1D1A"/>
          <w:kern w:val="0"/>
          <w:sz w:val="24"/>
          <w:szCs w:val="24"/>
          <w:shd w:val="clear" w:color="auto" w:fill="FFFFFF"/>
          <w:lang w:eastAsia="en-CA"/>
          <w14:ligatures w14:val="none"/>
        </w:rPr>
        <w:t>Participant Characteristics</w:t>
      </w:r>
    </w:p>
    <w:p w14:paraId="4D668E4C" w14:textId="1C9A399F" w:rsidR="00176021"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Twelve right-handed participants (7 male and 5 female) were recruited from the University of Calgary. The age, height, and weight of the participants </w:t>
      </w:r>
      <w:r w:rsidR="008B1F53">
        <w:rPr>
          <w:rFonts w:ascii="Times New Roman" w:eastAsia="Times New Roman" w:hAnsi="Times New Roman" w:cs="Times New Roman"/>
          <w:color w:val="1E1D1A"/>
          <w:kern w:val="0"/>
          <w:sz w:val="24"/>
          <w:szCs w:val="24"/>
          <w:shd w:val="clear" w:color="auto" w:fill="FFFFFF"/>
          <w:lang w:eastAsia="en-CA"/>
          <w14:ligatures w14:val="none"/>
        </w:rPr>
        <w:t>were</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21.92 ± 5.96 years, 173.17 ± 11.26 cm and 74.16 ± 17.80 kg</w:t>
      </w:r>
      <w:r>
        <w:rPr>
          <w:rFonts w:ascii="Times New Roman" w:eastAsia="Times New Roman" w:hAnsi="Times New Roman" w:cs="Times New Roman"/>
          <w:color w:val="1E1D1A"/>
          <w:kern w:val="0"/>
          <w:sz w:val="24"/>
          <w:szCs w:val="24"/>
          <w:shd w:val="clear" w:color="auto" w:fill="FFFFFF"/>
          <w:lang w:eastAsia="en-CA"/>
          <w14:ligatures w14:val="none"/>
        </w:rPr>
        <w:t>, respectively</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(mean ± SD). Only participants who were free of self-reported neurological or musculoskeletal </w:t>
      </w:r>
      <w:r>
        <w:rPr>
          <w:rFonts w:ascii="Times New Roman" w:eastAsia="Times New Roman" w:hAnsi="Times New Roman" w:cs="Times New Roman"/>
          <w:color w:val="1E1D1A"/>
          <w:kern w:val="0"/>
          <w:sz w:val="24"/>
          <w:szCs w:val="24"/>
          <w:shd w:val="clear" w:color="auto" w:fill="FFFFFF"/>
          <w:lang w:eastAsia="en-CA"/>
          <w14:ligatures w14:val="none"/>
        </w:rPr>
        <w:t>conditions</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were included in the study, and participants had normal or corrected vision. All participants signed consent forms </w:t>
      </w:r>
      <w:r w:rsidR="008B1F53">
        <w:rPr>
          <w:rFonts w:ascii="Times New Roman" w:eastAsia="Times New Roman" w:hAnsi="Times New Roman" w:cs="Times New Roman"/>
          <w:color w:val="1E1D1A"/>
          <w:kern w:val="0"/>
          <w:sz w:val="24"/>
          <w:szCs w:val="24"/>
          <w:shd w:val="clear" w:color="auto" w:fill="FFFFFF"/>
          <w:lang w:eastAsia="en-CA"/>
          <w14:ligatures w14:val="none"/>
        </w:rPr>
        <w:t>before doing the experiment</w:t>
      </w:r>
      <w:r w:rsidRPr="00685C9D">
        <w:rPr>
          <w:rFonts w:ascii="Times New Roman" w:eastAsia="Times New Roman" w:hAnsi="Times New Roman" w:cs="Times New Roman"/>
          <w:color w:val="1E1D1A"/>
          <w:kern w:val="0"/>
          <w:sz w:val="24"/>
          <w:szCs w:val="24"/>
          <w:shd w:val="clear" w:color="auto" w:fill="FFFFFF"/>
          <w:lang w:eastAsia="en-CA"/>
          <w14:ligatures w14:val="none"/>
        </w:rPr>
        <w:t>, and the study protocol was approved by the University of Calgary Conjoint Health Research Ethics Board (CHREB). The entire data collection</w:t>
      </w:r>
      <w:r>
        <w:rPr>
          <w:rFonts w:ascii="Times New Roman" w:eastAsia="Times New Roman" w:hAnsi="Times New Roman" w:cs="Times New Roman"/>
          <w:color w:val="1E1D1A"/>
          <w:kern w:val="0"/>
          <w:sz w:val="24"/>
          <w:szCs w:val="24"/>
          <w:shd w:val="clear" w:color="auto" w:fill="FFFFFF"/>
          <w:lang w:eastAsia="en-CA"/>
          <w14:ligatures w14:val="none"/>
        </w:rPr>
        <w:t xml:space="preserve"> session</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73291A">
        <w:rPr>
          <w:rFonts w:ascii="Times New Roman" w:eastAsia="Times New Roman" w:hAnsi="Times New Roman" w:cs="Times New Roman"/>
          <w:color w:val="1E1D1A"/>
          <w:kern w:val="0"/>
          <w:sz w:val="24"/>
          <w:szCs w:val="24"/>
          <w:shd w:val="clear" w:color="auto" w:fill="FFFFFF"/>
          <w:lang w:eastAsia="en-CA"/>
          <w14:ligatures w14:val="none"/>
        </w:rPr>
        <w:t>lasted</w:t>
      </w:r>
      <w:r w:rsidRPr="00685C9D">
        <w:rPr>
          <w:rFonts w:ascii="Times New Roman" w:eastAsia="Times New Roman" w:hAnsi="Times New Roman" w:cs="Times New Roman"/>
          <w:color w:val="1E1D1A"/>
          <w:kern w:val="0"/>
          <w:sz w:val="24"/>
          <w:szCs w:val="24"/>
          <w:shd w:val="clear" w:color="auto" w:fill="FFFFFF"/>
          <w:lang w:eastAsia="en-CA"/>
          <w14:ligatures w14:val="none"/>
        </w:rPr>
        <w:t xml:space="preserve"> 1.5-2 hours, including preparation, and it was completed as a cross-sectional (single timepoint) study. </w:t>
      </w:r>
      <w:r w:rsidRPr="007466A1">
        <w:rPr>
          <w:rFonts w:ascii="Times New Roman" w:eastAsia="Times New Roman" w:hAnsi="Times New Roman" w:cs="Times New Roman"/>
          <w:color w:val="1E1D1A"/>
          <w:kern w:val="0"/>
          <w:sz w:val="24"/>
          <w:szCs w:val="24"/>
          <w:shd w:val="clear" w:color="auto" w:fill="FFFFFF"/>
          <w:lang w:eastAsia="en-CA"/>
          <w14:ligatures w14:val="none"/>
        </w:rPr>
        <w:t>Each participant was paid $20</w:t>
      </w:r>
      <w:r>
        <w:rPr>
          <w:rFonts w:ascii="Times New Roman" w:eastAsia="Times New Roman" w:hAnsi="Times New Roman" w:cs="Times New Roman"/>
          <w:color w:val="1E1D1A"/>
          <w:kern w:val="0"/>
          <w:sz w:val="24"/>
          <w:szCs w:val="24"/>
          <w:shd w:val="clear" w:color="auto" w:fill="FFFFFF"/>
          <w:lang w:eastAsia="en-CA"/>
          <w14:ligatures w14:val="none"/>
        </w:rPr>
        <w:t xml:space="preserve"> CAD</w:t>
      </w:r>
      <w:r w:rsidRPr="007466A1">
        <w:rPr>
          <w:rFonts w:ascii="Times New Roman" w:eastAsia="Times New Roman" w:hAnsi="Times New Roman" w:cs="Times New Roman"/>
          <w:color w:val="1E1D1A"/>
          <w:kern w:val="0"/>
          <w:sz w:val="24"/>
          <w:szCs w:val="24"/>
          <w:shd w:val="clear" w:color="auto" w:fill="FFFFFF"/>
          <w:lang w:eastAsia="en-CA"/>
          <w14:ligatures w14:val="none"/>
        </w:rPr>
        <w:t xml:space="preserve"> at the end to compensate for travel and time expenses.</w:t>
      </w:r>
    </w:p>
    <w:p w14:paraId="726DCB94" w14:textId="77777777" w:rsidR="00176021"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Pr>
          <w:rFonts w:ascii="Times New Roman" w:eastAsia="Times New Roman" w:hAnsi="Times New Roman" w:cs="Times New Roman"/>
          <w:b/>
          <w:bCs/>
          <w:color w:val="1E1D1A"/>
          <w:kern w:val="0"/>
          <w:sz w:val="24"/>
          <w:szCs w:val="24"/>
          <w:shd w:val="clear" w:color="auto" w:fill="FFFFFF"/>
          <w:lang w:eastAsia="en-CA"/>
          <w14:ligatures w14:val="none"/>
        </w:rPr>
        <w:t>A</w:t>
      </w:r>
      <w:r w:rsidRPr="00B644DA">
        <w:rPr>
          <w:rFonts w:ascii="Times New Roman" w:eastAsia="Times New Roman" w:hAnsi="Times New Roman" w:cs="Times New Roman"/>
          <w:b/>
          <w:bCs/>
          <w:color w:val="1E1D1A"/>
          <w:kern w:val="0"/>
          <w:sz w:val="24"/>
          <w:szCs w:val="24"/>
          <w:shd w:val="clear" w:color="auto" w:fill="FFFFFF"/>
          <w:lang w:eastAsia="en-CA"/>
          <w14:ligatures w14:val="none"/>
        </w:rPr>
        <w:t>pparatus</w:t>
      </w:r>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 </w:t>
      </w:r>
      <w:r w:rsidRPr="00064141">
        <w:rPr>
          <w:rFonts w:ascii="Times New Roman" w:eastAsia="Times New Roman" w:hAnsi="Times New Roman" w:cs="Times New Roman"/>
          <w:b/>
          <w:bCs/>
          <w:color w:val="1E1D1A"/>
          <w:kern w:val="0"/>
          <w:sz w:val="24"/>
          <w:szCs w:val="24"/>
          <w:shd w:val="clear" w:color="auto" w:fill="FFFFFF"/>
          <w:lang w:eastAsia="en-CA"/>
          <w14:ligatures w14:val="none"/>
        </w:rPr>
        <w:t>set-up</w:t>
      </w:r>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 </w:t>
      </w:r>
    </w:p>
    <w:p w14:paraId="7927E206" w14:textId="7E31549A" w:rsidR="00176021" w:rsidRPr="00B20A1F"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The </w:t>
      </w:r>
      <w:proofErr w:type="spellStart"/>
      <w:r w:rsidRPr="009A465C">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 exoskeleton robot</w:t>
      </w:r>
      <w:r>
        <w:rPr>
          <w:rFonts w:ascii="Times New Roman" w:eastAsia="Times New Roman" w:hAnsi="Times New Roman" w:cs="Times New Roman"/>
          <w:color w:val="1E1D1A"/>
          <w:kern w:val="0"/>
          <w:sz w:val="24"/>
          <w:szCs w:val="24"/>
          <w:shd w:val="clear" w:color="auto" w:fill="FFFFFF"/>
          <w:lang w:eastAsia="en-CA"/>
          <w14:ligatures w14:val="none"/>
        </w:rPr>
        <w:t xml:space="preserve"> </w:t>
      </w:r>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(Calgary, AB, Canada) was </w:t>
      </w:r>
      <w:r>
        <w:rPr>
          <w:rFonts w:ascii="Times New Roman" w:eastAsia="Times New Roman" w:hAnsi="Times New Roman" w:cs="Times New Roman"/>
          <w:color w:val="1E1D1A"/>
          <w:kern w:val="0"/>
          <w:sz w:val="24"/>
          <w:szCs w:val="24"/>
          <w:shd w:val="clear" w:color="auto" w:fill="FFFFFF"/>
          <w:lang w:eastAsia="en-CA"/>
          <w14:ligatures w14:val="none"/>
        </w:rPr>
        <w:t>used</w:t>
      </w:r>
      <w:r w:rsidRPr="009A465C">
        <w:rPr>
          <w:rFonts w:ascii="Times New Roman" w:eastAsia="Times New Roman" w:hAnsi="Times New Roman" w:cs="Times New Roman"/>
          <w:color w:val="1E1D1A"/>
          <w:kern w:val="0"/>
          <w:sz w:val="24"/>
          <w:szCs w:val="24"/>
          <w:shd w:val="clear" w:color="auto" w:fill="FFFFFF"/>
          <w:lang w:eastAsia="en-CA"/>
          <w14:ligatures w14:val="none"/>
        </w:rPr>
        <w:t xml:space="preserve"> as the primary apparatus for this experiment, designed to restrict arm movements to a horizontal plane. Participants’ arms were placed into the troughs of the device, which permitted smooth lateral motion while preventing </w:t>
      </w:r>
      <w:r w:rsidRPr="009A465C">
        <w:rPr>
          <w:rFonts w:ascii="Times New Roman" w:eastAsia="Times New Roman" w:hAnsi="Times New Roman" w:cs="Times New Roman"/>
          <w:color w:val="1E1D1A"/>
          <w:kern w:val="0"/>
          <w:sz w:val="24"/>
          <w:szCs w:val="24"/>
          <w:shd w:val="clear" w:color="auto" w:fill="FFFFFF"/>
          <w:lang w:eastAsia="en-CA"/>
          <w14:ligatures w14:val="none"/>
        </w:rPr>
        <w:lastRenderedPageBreak/>
        <w:t xml:space="preserve">vertical displacement. Adjustments were made to the chair height to align participants’ arms with the exoskeleton, ensuring feet rested flat on the footrest and backs were supported comfortably. </w:t>
      </w:r>
      <w:r w:rsidRPr="00B20A1F">
        <w:rPr>
          <w:rFonts w:ascii="Times New Roman" w:eastAsia="Times New Roman" w:hAnsi="Times New Roman" w:cs="Times New Roman"/>
          <w:color w:val="1E1D1A"/>
          <w:kern w:val="0"/>
          <w:sz w:val="24"/>
          <w:szCs w:val="24"/>
          <w:shd w:val="clear" w:color="auto" w:fill="FFFFFF"/>
          <w:lang w:eastAsia="en-CA"/>
          <w14:ligatures w14:val="none"/>
        </w:rPr>
        <w:t xml:space="preserve">A shoulder indicator light ensured shoulders remained level, aligned with the acromion process, while armrests were tuned to hold arms comfortably with elbows slightly bent. The robot’s joints were synced to match participants’ shoulder, elbow, and wrist </w:t>
      </w:r>
      <w:commentRangeStart w:id="6"/>
      <w:r w:rsidRPr="00B20A1F">
        <w:rPr>
          <w:rFonts w:ascii="Times New Roman" w:eastAsia="Times New Roman" w:hAnsi="Times New Roman" w:cs="Times New Roman"/>
          <w:color w:val="1E1D1A"/>
          <w:kern w:val="0"/>
          <w:sz w:val="24"/>
          <w:szCs w:val="24"/>
          <w:shd w:val="clear" w:color="auto" w:fill="FFFFFF"/>
          <w:lang w:eastAsia="en-CA"/>
          <w14:ligatures w14:val="none"/>
        </w:rPr>
        <w:t>positions</w:t>
      </w:r>
      <w:commentRangeEnd w:id="6"/>
      <w:r w:rsidR="0073291A">
        <w:rPr>
          <w:rStyle w:val="CommentReference"/>
        </w:rPr>
        <w:commentReference w:id="6"/>
      </w:r>
      <w:r w:rsidRPr="00B20A1F">
        <w:rPr>
          <w:rFonts w:ascii="Times New Roman" w:eastAsia="Times New Roman" w:hAnsi="Times New Roman" w:cs="Times New Roman"/>
          <w:color w:val="1E1D1A"/>
          <w:kern w:val="0"/>
          <w:sz w:val="24"/>
          <w:szCs w:val="24"/>
          <w:shd w:val="clear" w:color="auto" w:fill="FFFFFF"/>
          <w:lang w:eastAsia="en-CA"/>
          <w14:ligatures w14:val="none"/>
        </w:rPr>
        <w:t xml:space="preserve">. The exoskeleton enabled nearly frictionless movement at these joints and could apply controlled forces to the shoulder or elbow while tracking motion. Targets (0.75 cm in size) and a white cursor (0.5 cm radius), tied to the index finger, were shown on a TV screen connected to the </w:t>
      </w:r>
      <w:proofErr w:type="spellStart"/>
      <w:r w:rsidRPr="00B20A1F">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B20A1F">
        <w:rPr>
          <w:rFonts w:ascii="Times New Roman" w:eastAsia="Times New Roman" w:hAnsi="Times New Roman" w:cs="Times New Roman"/>
          <w:color w:val="1E1D1A"/>
          <w:kern w:val="0"/>
          <w:sz w:val="24"/>
          <w:szCs w:val="24"/>
          <w:shd w:val="clear" w:color="auto" w:fill="FFFFFF"/>
          <w:lang w:eastAsia="en-CA"/>
          <w14:ligatures w14:val="none"/>
        </w:rPr>
        <w:t xml:space="preserve">. A shield </w:t>
      </w:r>
      <w:r>
        <w:rPr>
          <w:rFonts w:ascii="Times New Roman" w:eastAsia="Times New Roman" w:hAnsi="Times New Roman" w:cs="Times New Roman"/>
          <w:color w:val="1E1D1A"/>
          <w:kern w:val="0"/>
          <w:sz w:val="24"/>
          <w:szCs w:val="24"/>
          <w:shd w:val="clear" w:color="auto" w:fill="FFFFFF"/>
          <w:lang w:eastAsia="en-CA"/>
          <w14:ligatures w14:val="none"/>
        </w:rPr>
        <w:t xml:space="preserve">was used to block </w:t>
      </w:r>
      <w:r w:rsidR="0073291A">
        <w:rPr>
          <w:rFonts w:ascii="Times New Roman" w:eastAsia="Times New Roman" w:hAnsi="Times New Roman" w:cs="Times New Roman"/>
          <w:color w:val="1E1D1A"/>
          <w:kern w:val="0"/>
          <w:sz w:val="24"/>
          <w:szCs w:val="24"/>
          <w:shd w:val="clear" w:color="auto" w:fill="FFFFFF"/>
          <w:lang w:eastAsia="en-CA"/>
          <w14:ligatures w14:val="none"/>
        </w:rPr>
        <w:t>direct vision of the arm and hand.</w:t>
      </w:r>
    </w:p>
    <w:p w14:paraId="0A170ABA" w14:textId="25E8A4BD" w:rsidR="00176021" w:rsidRDefault="00176021" w:rsidP="00B569C9">
      <w:pPr>
        <w:spacing w:after="0" w:line="480" w:lineRule="auto"/>
        <w:ind w:firstLine="720"/>
        <w:jc w:val="both"/>
        <w:rPr>
          <w:rFonts w:ascii="Times New Roman" w:eastAsia="Times New Roman" w:hAnsi="Times New Roman" w:cs="Times New Roman"/>
          <w:color w:val="1E1D1A"/>
          <w:kern w:val="0"/>
          <w:sz w:val="24"/>
          <w:szCs w:val="24"/>
          <w:shd w:val="clear" w:color="auto" w:fill="FFFFFF"/>
          <w:lang w:eastAsia="en-CA"/>
          <w14:ligatures w14:val="none"/>
        </w:rPr>
      </w:pPr>
      <w:commentRangeStart w:id="7"/>
      <w:r>
        <w:rPr>
          <w:rFonts w:ascii="Times New Roman" w:eastAsia="Times New Roman" w:hAnsi="Times New Roman" w:cs="Times New Roman"/>
          <w:noProof/>
          <w:color w:val="1E1D1A"/>
          <w:kern w:val="0"/>
          <w:sz w:val="24"/>
          <w:szCs w:val="24"/>
          <w:shd w:val="clear" w:color="auto" w:fill="FFFFFF"/>
          <w:lang w:eastAsia="en-CA"/>
        </w:rPr>
        <w:drawing>
          <wp:anchor distT="0" distB="0" distL="114300" distR="114300" simplePos="0" relativeHeight="251659264" behindDoc="0" locked="0" layoutInCell="1" allowOverlap="1" wp14:anchorId="43132049" wp14:editId="0202A025">
            <wp:simplePos x="0" y="0"/>
            <wp:positionH relativeFrom="margin">
              <wp:posOffset>1376680</wp:posOffset>
            </wp:positionH>
            <wp:positionV relativeFrom="paragraph">
              <wp:posOffset>1614756</wp:posOffset>
            </wp:positionV>
            <wp:extent cx="3059430" cy="2610485"/>
            <wp:effectExtent l="0" t="0" r="7620" b="0"/>
            <wp:wrapTopAndBottom/>
            <wp:docPr id="162635800" name="Picture 10" descr="A diagram of a person's 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5800" name="Picture 10" descr="A diagram of a person's ar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9430" cy="2610485"/>
                    </a:xfrm>
                    <a:prstGeom prst="rect">
                      <a:avLst/>
                    </a:prstGeom>
                  </pic:spPr>
                </pic:pic>
              </a:graphicData>
            </a:graphic>
            <wp14:sizeRelH relativeFrom="margin">
              <wp14:pctWidth>0</wp14:pctWidth>
            </wp14:sizeRelH>
            <wp14:sizeRelV relativeFrom="margin">
              <wp14:pctHeight>0</wp14:pctHeight>
            </wp14:sizeRelV>
          </wp:anchor>
        </w:drawing>
      </w:r>
      <w:commentRangeEnd w:id="7"/>
      <w:r w:rsidR="00B54865">
        <w:rPr>
          <w:rStyle w:val="CommentReference"/>
        </w:rPr>
        <w:commentReference w:id="7"/>
      </w:r>
      <w:r w:rsidRPr="004D5548">
        <w:rPr>
          <w:rFonts w:ascii="Times New Roman" w:eastAsia="Times New Roman" w:hAnsi="Times New Roman" w:cs="Times New Roman"/>
          <w:color w:val="1E1D1A"/>
          <w:kern w:val="0"/>
          <w:sz w:val="24"/>
          <w:szCs w:val="24"/>
          <w:shd w:val="clear" w:color="auto" w:fill="FFFFFF"/>
          <w:lang w:eastAsia="en-CA"/>
          <w14:ligatures w14:val="none"/>
        </w:rPr>
        <w:t xml:space="preserve">The </w:t>
      </w:r>
      <w:proofErr w:type="spellStart"/>
      <w:r w:rsidRPr="004D5548">
        <w:rPr>
          <w:rFonts w:ascii="Times New Roman" w:eastAsia="Times New Roman" w:hAnsi="Times New Roman" w:cs="Times New Roman"/>
          <w:color w:val="1E1D1A"/>
          <w:kern w:val="0"/>
          <w:sz w:val="24"/>
          <w:szCs w:val="24"/>
          <w:shd w:val="clear" w:color="auto" w:fill="FFFFFF"/>
          <w:lang w:eastAsia="en-CA"/>
          <w14:ligatures w14:val="none"/>
        </w:rPr>
        <w:t>Cosmed</w:t>
      </w:r>
      <w:proofErr w:type="spellEnd"/>
      <w:r w:rsidRPr="004D5548">
        <w:rPr>
          <w:rFonts w:ascii="Times New Roman" w:eastAsia="Times New Roman" w:hAnsi="Times New Roman" w:cs="Times New Roman"/>
          <w:color w:val="1E1D1A"/>
          <w:kern w:val="0"/>
          <w:sz w:val="24"/>
          <w:szCs w:val="24"/>
          <w:shd w:val="clear" w:color="auto" w:fill="FFFFFF"/>
          <w:lang w:eastAsia="en-CA"/>
          <w14:ligatures w14:val="none"/>
        </w:rPr>
        <w:t xml:space="preserve"> K5 wearable metabolic system was also utilized to measure metabolic activity. The K5 mask, covering the nose and mouth, was fitted snugly, and participants were asked to limit talking to avoid skewing breathing data. This system captured VO2 and VCO2, with specific timings recorded for analysis of metabolic cost using the Brockway equation (1987), which converts VO2 into energy expenditure.</w:t>
      </w:r>
    </w:p>
    <w:p w14:paraId="218375D5" w14:textId="7D87E93E" w:rsidR="00176021" w:rsidRPr="004B2471" w:rsidRDefault="00176021" w:rsidP="0045017A">
      <w:pPr>
        <w:spacing w:after="0" w:line="24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r w:rsidRPr="00A5031F">
        <w:rPr>
          <w:rFonts w:ascii="Times New Roman" w:eastAsia="Times New Roman" w:hAnsi="Times New Roman" w:cs="Times New Roman"/>
          <w:b/>
          <w:bCs/>
          <w:color w:val="1E1D1A"/>
          <w:kern w:val="0"/>
          <w:sz w:val="24"/>
          <w:szCs w:val="24"/>
          <w:shd w:val="clear" w:color="auto" w:fill="FFFFFF"/>
          <w:lang w:eastAsia="en-CA"/>
          <w14:ligatures w14:val="none"/>
        </w:rPr>
        <w:t>Figure 1</w:t>
      </w:r>
      <w:r>
        <w:rPr>
          <w:rFonts w:ascii="Times New Roman" w:eastAsia="Times New Roman" w:hAnsi="Times New Roman" w:cs="Times New Roman"/>
          <w:b/>
          <w:bCs/>
          <w:color w:val="1E1D1A"/>
          <w:kern w:val="0"/>
          <w:sz w:val="24"/>
          <w:szCs w:val="24"/>
          <w:shd w:val="clear" w:color="auto" w:fill="FFFFFF"/>
          <w:lang w:eastAsia="en-CA"/>
          <w14:ligatures w14:val="none"/>
        </w:rPr>
        <w:t>.</w:t>
      </w:r>
      <w:r w:rsidRPr="00A5031F">
        <w:rPr>
          <w:rFonts w:ascii="Times New Roman" w:eastAsia="Times New Roman" w:hAnsi="Times New Roman" w:cs="Times New Roman"/>
          <w:b/>
          <w:bCs/>
          <w:color w:val="1E1D1A"/>
          <w:kern w:val="0"/>
          <w:sz w:val="24"/>
          <w:szCs w:val="24"/>
          <w:shd w:val="clear" w:color="auto" w:fill="FFFFFF"/>
          <w:lang w:eastAsia="en-CA"/>
          <w14:ligatures w14:val="none"/>
        </w:rPr>
        <w:t xml:space="preserve"> </w:t>
      </w:r>
      <w:r w:rsidRPr="004B2471">
        <w:rPr>
          <w:rFonts w:ascii="Times New Roman" w:eastAsia="Times New Roman" w:hAnsi="Times New Roman" w:cs="Times New Roman"/>
          <w:color w:val="1E1D1A"/>
          <w:kern w:val="0"/>
          <w:sz w:val="24"/>
          <w:szCs w:val="24"/>
          <w:shd w:val="clear" w:color="auto" w:fill="FFFFFF"/>
          <w:lang w:eastAsia="en-CA"/>
          <w14:ligatures w14:val="none"/>
        </w:rPr>
        <w:t xml:space="preserve">Schematic of the </w:t>
      </w:r>
      <w:r w:rsidR="004B2471" w:rsidRPr="004B2471">
        <w:rPr>
          <w:rFonts w:ascii="Times New Roman" w:eastAsia="Times New Roman" w:hAnsi="Times New Roman" w:cs="Times New Roman"/>
          <w:color w:val="1E1D1A"/>
          <w:kern w:val="0"/>
          <w:sz w:val="24"/>
          <w:szCs w:val="24"/>
          <w:shd w:val="clear" w:color="auto" w:fill="FFFFFF"/>
          <w:lang w:eastAsia="en-CA"/>
          <w14:ligatures w14:val="none"/>
        </w:rPr>
        <w:t>t</w:t>
      </w:r>
      <w:r w:rsidRPr="004B2471">
        <w:rPr>
          <w:rFonts w:ascii="Times New Roman" w:eastAsia="Times New Roman" w:hAnsi="Times New Roman" w:cs="Times New Roman"/>
          <w:color w:val="1E1D1A"/>
          <w:kern w:val="0"/>
          <w:sz w:val="24"/>
          <w:szCs w:val="24"/>
          <w:shd w:val="clear" w:color="auto" w:fill="FFFFFF"/>
          <w:lang w:eastAsia="en-CA"/>
          <w14:ligatures w14:val="none"/>
        </w:rPr>
        <w:t xml:space="preserve">ask </w:t>
      </w:r>
      <w:r w:rsidR="004B2471" w:rsidRPr="004B2471">
        <w:rPr>
          <w:rFonts w:ascii="Times New Roman" w:eastAsia="Times New Roman" w:hAnsi="Times New Roman" w:cs="Times New Roman"/>
          <w:color w:val="1E1D1A"/>
          <w:kern w:val="0"/>
          <w:sz w:val="24"/>
          <w:szCs w:val="24"/>
          <w:shd w:val="clear" w:color="auto" w:fill="FFFFFF"/>
          <w:lang w:eastAsia="en-CA"/>
          <w14:ligatures w14:val="none"/>
        </w:rPr>
        <w:t>p</w:t>
      </w:r>
      <w:r w:rsidRPr="004B2471">
        <w:rPr>
          <w:rFonts w:ascii="Times New Roman" w:eastAsia="Times New Roman" w:hAnsi="Times New Roman" w:cs="Times New Roman"/>
          <w:color w:val="1E1D1A"/>
          <w:kern w:val="0"/>
          <w:sz w:val="24"/>
          <w:szCs w:val="24"/>
          <w:shd w:val="clear" w:color="auto" w:fill="FFFFFF"/>
          <w:lang w:eastAsia="en-CA"/>
          <w14:ligatures w14:val="none"/>
        </w:rPr>
        <w:t xml:space="preserve">rotocol </w:t>
      </w:r>
      <w:r w:rsidR="004B2471" w:rsidRPr="004B2471">
        <w:rPr>
          <w:rFonts w:ascii="Times New Roman" w:eastAsia="Times New Roman" w:hAnsi="Times New Roman" w:cs="Times New Roman"/>
          <w:color w:val="1E1D1A"/>
          <w:kern w:val="0"/>
          <w:sz w:val="24"/>
          <w:szCs w:val="24"/>
          <w:shd w:val="clear" w:color="auto" w:fill="FFFFFF"/>
          <w:lang w:eastAsia="en-CA"/>
          <w14:ligatures w14:val="none"/>
        </w:rPr>
        <w:t>s</w:t>
      </w:r>
      <w:r w:rsidRPr="004B2471">
        <w:rPr>
          <w:rFonts w:ascii="Times New Roman" w:eastAsia="Times New Roman" w:hAnsi="Times New Roman" w:cs="Times New Roman"/>
          <w:color w:val="1E1D1A"/>
          <w:kern w:val="0"/>
          <w:sz w:val="24"/>
          <w:szCs w:val="24"/>
          <w:shd w:val="clear" w:color="auto" w:fill="FFFFFF"/>
          <w:lang w:eastAsia="en-CA"/>
          <w14:ligatures w14:val="none"/>
        </w:rPr>
        <w:t>etup.</w:t>
      </w:r>
      <w:r w:rsidRPr="00A5031F">
        <w:rPr>
          <w:rFonts w:ascii="Times New Roman" w:eastAsia="Times New Roman" w:hAnsi="Times New Roman" w:cs="Times New Roman"/>
          <w:b/>
          <w:bCs/>
          <w:color w:val="1E1D1A"/>
          <w:kern w:val="0"/>
          <w:sz w:val="24"/>
          <w:szCs w:val="24"/>
          <w:shd w:val="clear" w:color="auto" w:fill="FFFFFF"/>
          <w:lang w:eastAsia="en-CA"/>
          <w14:ligatures w14:val="none"/>
        </w:rPr>
        <w:t xml:space="preserve"> </w:t>
      </w:r>
      <w:r w:rsidRPr="00A5031F">
        <w:rPr>
          <w:rFonts w:ascii="Times New Roman" w:eastAsia="Times New Roman" w:hAnsi="Times New Roman" w:cs="Times New Roman"/>
          <w:color w:val="1E1D1A"/>
          <w:kern w:val="0"/>
          <w:sz w:val="24"/>
          <w:szCs w:val="24"/>
          <w:shd w:val="clear" w:color="auto" w:fill="FFFFFF"/>
          <w:lang w:eastAsia="en-CA"/>
          <w14:ligatures w14:val="none"/>
        </w:rPr>
        <w:t xml:space="preserve">This figure illustrates the experimental setup for the task protocol, depicting a side view of the participant’s arm with the elbow positioned for extension (outward arrow) and flexion (inward arrow) movements induced by the </w:t>
      </w:r>
      <w:proofErr w:type="spellStart"/>
      <w:r w:rsidRPr="00A5031F">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A5031F">
        <w:rPr>
          <w:rFonts w:ascii="Times New Roman" w:eastAsia="Times New Roman" w:hAnsi="Times New Roman" w:cs="Times New Roman"/>
          <w:color w:val="1E1D1A"/>
          <w:kern w:val="0"/>
          <w:sz w:val="24"/>
          <w:szCs w:val="24"/>
          <w:shd w:val="clear" w:color="auto" w:fill="FFFFFF"/>
          <w:lang w:eastAsia="en-CA"/>
          <w14:ligatures w14:val="none"/>
        </w:rPr>
        <w:t xml:space="preserve"> exoskeleton robot. Concentric circles </w:t>
      </w:r>
      <w:r>
        <w:rPr>
          <w:rFonts w:ascii="Times New Roman" w:eastAsia="Times New Roman" w:hAnsi="Times New Roman" w:cs="Times New Roman"/>
          <w:color w:val="1E1D1A"/>
          <w:kern w:val="0"/>
          <w:sz w:val="24"/>
          <w:szCs w:val="24"/>
          <w:shd w:val="clear" w:color="auto" w:fill="FFFFFF"/>
          <w:lang w:eastAsia="en-CA"/>
          <w14:ligatures w14:val="none"/>
        </w:rPr>
        <w:t xml:space="preserve">at the right hand </w:t>
      </w:r>
      <w:r w:rsidRPr="00A5031F">
        <w:rPr>
          <w:rFonts w:ascii="Times New Roman" w:eastAsia="Times New Roman" w:hAnsi="Times New Roman" w:cs="Times New Roman"/>
          <w:color w:val="1E1D1A"/>
          <w:kern w:val="0"/>
          <w:sz w:val="24"/>
          <w:szCs w:val="24"/>
          <w:shd w:val="clear" w:color="auto" w:fill="FFFFFF"/>
          <w:lang w:eastAsia="en-CA"/>
          <w14:ligatures w14:val="none"/>
        </w:rPr>
        <w:t xml:space="preserve">represent exemplar arm trajectories for each </w:t>
      </w:r>
      <w:r w:rsidRPr="00A5031F">
        <w:rPr>
          <w:rFonts w:ascii="Times New Roman" w:eastAsia="Times New Roman" w:hAnsi="Times New Roman" w:cs="Times New Roman"/>
          <w:color w:val="1E1D1A"/>
          <w:kern w:val="0"/>
          <w:sz w:val="24"/>
          <w:szCs w:val="24"/>
          <w:shd w:val="clear" w:color="auto" w:fill="FFFFFF"/>
          <w:lang w:eastAsia="en-CA"/>
          <w14:ligatures w14:val="none"/>
        </w:rPr>
        <w:lastRenderedPageBreak/>
        <w:t>coactivation level. A biofeedback signal, shown as a wavy line inset, indicates the real-time muscle activation feedback used to adjust coactivation to the specified levels. The VO2 mask, colored blue, is positioned over the participant’s face to measure metabolic cost via gas respirometry, while red areas on the arm highlight the four muscles (brachioradialis, biceps, triceps lateralis, and triceps longus) monitored using surface EMG.</w:t>
      </w:r>
    </w:p>
    <w:p w14:paraId="4B4C3030" w14:textId="710E6797" w:rsidR="00176021" w:rsidRPr="003E6A95" w:rsidRDefault="00176021" w:rsidP="008E72D5">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r w:rsidRPr="004D5548">
        <w:rPr>
          <w:rFonts w:ascii="Times New Roman" w:eastAsia="Times New Roman" w:hAnsi="Times New Roman" w:cs="Times New Roman"/>
          <w:b/>
          <w:bCs/>
          <w:color w:val="1E1D1A"/>
          <w:kern w:val="0"/>
          <w:sz w:val="24"/>
          <w:szCs w:val="24"/>
          <w:shd w:val="clear" w:color="auto" w:fill="FFFFFF"/>
          <w:lang w:eastAsia="en-CA"/>
          <w14:ligatures w14:val="none"/>
        </w:rPr>
        <w:t>Task Protocol</w:t>
      </w:r>
    </w:p>
    <w:p w14:paraId="44E18A0A" w14:textId="77777777" w:rsidR="00176021" w:rsidRPr="00864D8E"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864D8E">
        <w:rPr>
          <w:rFonts w:ascii="Times New Roman" w:eastAsia="Times New Roman" w:hAnsi="Times New Roman" w:cs="Times New Roman"/>
          <w:color w:val="1E1D1A"/>
          <w:kern w:val="0"/>
          <w:sz w:val="24"/>
          <w:szCs w:val="24"/>
          <w:shd w:val="clear" w:color="auto" w:fill="FFFFFF"/>
          <w:lang w:eastAsia="en-CA"/>
          <w14:ligatures w14:val="none"/>
        </w:rPr>
        <w:t>The experiment was structured into three distinct tasks, each with specific procedures outlined below.</w:t>
      </w:r>
    </w:p>
    <w:p w14:paraId="1B796AFD" w14:textId="77777777" w:rsidR="00176021" w:rsidRPr="0045017A" w:rsidRDefault="00176021" w:rsidP="00176021">
      <w:pPr>
        <w:spacing w:after="0" w:line="480" w:lineRule="auto"/>
        <w:jc w:val="both"/>
        <w:rPr>
          <w:rFonts w:ascii="Times New Roman" w:eastAsia="Times New Roman" w:hAnsi="Times New Roman" w:cs="Times New Roman"/>
          <w:i/>
          <w:iCs/>
          <w:color w:val="1E1D1A"/>
          <w:kern w:val="0"/>
          <w:sz w:val="24"/>
          <w:szCs w:val="24"/>
          <w:shd w:val="clear" w:color="auto" w:fill="FFFFFF"/>
          <w:lang w:eastAsia="en-CA"/>
          <w14:ligatures w14:val="none"/>
        </w:rPr>
      </w:pPr>
      <w:r w:rsidRPr="0045017A">
        <w:rPr>
          <w:rFonts w:ascii="Times New Roman" w:eastAsia="Times New Roman" w:hAnsi="Times New Roman" w:cs="Times New Roman"/>
          <w:i/>
          <w:iCs/>
          <w:color w:val="1E1D1A"/>
          <w:kern w:val="0"/>
          <w:sz w:val="24"/>
          <w:szCs w:val="24"/>
          <w:shd w:val="clear" w:color="auto" w:fill="FFFFFF"/>
          <w:lang w:eastAsia="en-CA"/>
          <w14:ligatures w14:val="none"/>
        </w:rPr>
        <w:t>Task 1: Self-Selected Coactivation Condition with Mechanical Disturbances</w:t>
      </w:r>
    </w:p>
    <w:p w14:paraId="1C0A3F15" w14:textId="0EC22DE6" w:rsidR="00176021" w:rsidRPr="006A3F8B"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6A3F8B">
        <w:rPr>
          <w:rFonts w:ascii="Times New Roman" w:eastAsia="Times New Roman" w:hAnsi="Times New Roman" w:cs="Times New Roman"/>
          <w:color w:val="1E1D1A"/>
          <w:kern w:val="0"/>
          <w:sz w:val="24"/>
          <w:szCs w:val="24"/>
          <w:shd w:val="clear" w:color="auto" w:fill="FFFFFF"/>
          <w:lang w:eastAsia="en-CA"/>
          <w14:ligatures w14:val="none"/>
        </w:rPr>
        <w:t xml:space="preserve">Before starting, baseline resting breathing rates were recorded after participants rested for five minutes, capturing VO2 and VCO2 with the </w:t>
      </w:r>
      <w:proofErr w:type="spellStart"/>
      <w:r w:rsidRPr="006A3F8B">
        <w:rPr>
          <w:rFonts w:ascii="Times New Roman" w:eastAsia="Times New Roman" w:hAnsi="Times New Roman" w:cs="Times New Roman"/>
          <w:color w:val="1E1D1A"/>
          <w:kern w:val="0"/>
          <w:sz w:val="24"/>
          <w:szCs w:val="24"/>
          <w:shd w:val="clear" w:color="auto" w:fill="FFFFFF"/>
          <w:lang w:eastAsia="en-CA"/>
          <w14:ligatures w14:val="none"/>
        </w:rPr>
        <w:t>Cosmed</w:t>
      </w:r>
      <w:proofErr w:type="spellEnd"/>
      <w:r w:rsidRPr="006A3F8B">
        <w:rPr>
          <w:rFonts w:ascii="Times New Roman" w:eastAsia="Times New Roman" w:hAnsi="Times New Roman" w:cs="Times New Roman"/>
          <w:color w:val="1E1D1A"/>
          <w:kern w:val="0"/>
          <w:sz w:val="24"/>
          <w:szCs w:val="24"/>
          <w:shd w:val="clear" w:color="auto" w:fill="FFFFFF"/>
          <w:lang w:eastAsia="en-CA"/>
          <w14:ligatures w14:val="none"/>
        </w:rPr>
        <w:t xml:space="preserve"> K5. This task, labeled condition 1x (self selected), began with a small circular target at the screen’s center. Participants guided the white cursor into the target and maintained a steady arm posture. The </w:t>
      </w:r>
      <w:proofErr w:type="spellStart"/>
      <w:r w:rsidRPr="006A3F8B">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6A3F8B">
        <w:rPr>
          <w:rFonts w:ascii="Times New Roman" w:eastAsia="Times New Roman" w:hAnsi="Times New Roman" w:cs="Times New Roman"/>
          <w:color w:val="1E1D1A"/>
          <w:kern w:val="0"/>
          <w:sz w:val="24"/>
          <w:szCs w:val="24"/>
          <w:shd w:val="clear" w:color="auto" w:fill="FFFFFF"/>
          <w:lang w:eastAsia="en-CA"/>
          <w14:ligatures w14:val="none"/>
        </w:rPr>
        <w:t xml:space="preserve"> exoskeleton robot then introduced a mechanical disturbance, rapidly extending or flexing the elbow to displace the cursor from the target. Participants were required to return the cursor to </w:t>
      </w:r>
      <w:r w:rsidR="00AC2EF3">
        <w:rPr>
          <w:rFonts w:ascii="Times New Roman" w:eastAsia="Times New Roman" w:hAnsi="Times New Roman" w:cs="Times New Roman"/>
          <w:color w:val="1E1D1A"/>
          <w:kern w:val="0"/>
          <w:sz w:val="24"/>
          <w:szCs w:val="24"/>
          <w:shd w:val="clear" w:color="auto" w:fill="FFFFFF"/>
          <w:lang w:eastAsia="en-CA"/>
          <w14:ligatures w14:val="none"/>
        </w:rPr>
        <w:t>into the target</w:t>
      </w:r>
      <w:r w:rsidRPr="006A3F8B">
        <w:rPr>
          <w:rFonts w:ascii="Times New Roman" w:eastAsia="Times New Roman" w:hAnsi="Times New Roman" w:cs="Times New Roman"/>
          <w:color w:val="1E1D1A"/>
          <w:kern w:val="0"/>
          <w:sz w:val="24"/>
          <w:szCs w:val="24"/>
          <w:shd w:val="clear" w:color="auto" w:fill="FFFFFF"/>
          <w:lang w:eastAsia="en-CA"/>
          <w14:ligatures w14:val="none"/>
        </w:rPr>
        <w:t xml:space="preserve"> within 400 milliseconds</w:t>
      </w:r>
      <w:r>
        <w:rPr>
          <w:rFonts w:ascii="Times New Roman" w:eastAsia="Times New Roman" w:hAnsi="Times New Roman" w:cs="Times New Roman"/>
          <w:color w:val="1E1D1A"/>
          <w:kern w:val="0"/>
          <w:sz w:val="24"/>
          <w:szCs w:val="24"/>
          <w:shd w:val="clear" w:color="auto" w:fill="FFFFFF"/>
          <w:lang w:eastAsia="en-CA"/>
          <w14:ligatures w14:val="none"/>
        </w:rPr>
        <w:t xml:space="preserve"> (</w:t>
      </w:r>
      <w:proofErr w:type="spellStart"/>
      <w:r>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Pr>
          <w:rFonts w:ascii="Times New Roman" w:eastAsia="Times New Roman" w:hAnsi="Times New Roman" w:cs="Times New Roman"/>
          <w:color w:val="1E1D1A"/>
          <w:kern w:val="0"/>
          <w:sz w:val="24"/>
          <w:szCs w:val="24"/>
          <w:shd w:val="clear" w:color="auto" w:fill="FFFFFF"/>
          <w:lang w:eastAsia="en-CA"/>
          <w14:ligatures w14:val="none"/>
        </w:rPr>
        <w:t>)</w:t>
      </w:r>
      <w:r w:rsidRPr="006A3F8B">
        <w:rPr>
          <w:rFonts w:ascii="Times New Roman" w:eastAsia="Times New Roman" w:hAnsi="Times New Roman" w:cs="Times New Roman"/>
          <w:color w:val="1E1D1A"/>
          <w:kern w:val="0"/>
          <w:sz w:val="24"/>
          <w:szCs w:val="24"/>
          <w:shd w:val="clear" w:color="auto" w:fill="FFFFFF"/>
          <w:lang w:eastAsia="en-CA"/>
          <w14:ligatures w14:val="none"/>
        </w:rPr>
        <w:t>. If the return occurred within the time limit, the target turned green. If the return was too slow, the target turned blue, signaling that the participant did not meet the time requirement for that trial. Short breaks were provided between trials to prevent fatigue. Time durations for the K5 metabolic mask were recorded at the beginning and end of condition 1x and noted in a separate Excel datasheet.</w:t>
      </w:r>
    </w:p>
    <w:p w14:paraId="6A98059B" w14:textId="77777777" w:rsidR="00CB124D" w:rsidRDefault="00CB124D" w:rsidP="00176021">
      <w:pPr>
        <w:spacing w:after="0" w:line="480" w:lineRule="auto"/>
        <w:jc w:val="both"/>
        <w:rPr>
          <w:ins w:id="8" w:author="Tyler Cluff" w:date="2025-04-03T12:21:00Z" w16du:dateUtc="2025-04-03T18:21:00Z"/>
          <w:rFonts w:ascii="Times New Roman" w:eastAsia="Times New Roman" w:hAnsi="Times New Roman" w:cs="Times New Roman"/>
          <w:i/>
          <w:iCs/>
          <w:color w:val="1E1D1A"/>
          <w:kern w:val="0"/>
          <w:sz w:val="24"/>
          <w:szCs w:val="24"/>
          <w:shd w:val="clear" w:color="auto" w:fill="FFFFFF"/>
          <w:lang w:eastAsia="en-CA"/>
          <w14:ligatures w14:val="none"/>
        </w:rPr>
      </w:pPr>
    </w:p>
    <w:p w14:paraId="5022D3EE" w14:textId="0441C7BB" w:rsidR="00176021" w:rsidRPr="0045017A" w:rsidRDefault="00176021" w:rsidP="00176021">
      <w:pPr>
        <w:spacing w:after="0" w:line="480" w:lineRule="auto"/>
        <w:jc w:val="both"/>
        <w:rPr>
          <w:rFonts w:ascii="Times New Roman" w:eastAsia="Times New Roman" w:hAnsi="Times New Roman" w:cs="Times New Roman"/>
          <w:i/>
          <w:iCs/>
          <w:color w:val="1E1D1A"/>
          <w:kern w:val="0"/>
          <w:sz w:val="24"/>
          <w:szCs w:val="24"/>
          <w:shd w:val="clear" w:color="auto" w:fill="FFFFFF"/>
          <w:lang w:eastAsia="en-CA"/>
          <w14:ligatures w14:val="none"/>
        </w:rPr>
      </w:pPr>
      <w:r w:rsidRPr="0045017A">
        <w:rPr>
          <w:rFonts w:ascii="Times New Roman" w:eastAsia="Times New Roman" w:hAnsi="Times New Roman" w:cs="Times New Roman"/>
          <w:i/>
          <w:iCs/>
          <w:color w:val="1E1D1A"/>
          <w:kern w:val="0"/>
          <w:sz w:val="24"/>
          <w:szCs w:val="24"/>
          <w:shd w:val="clear" w:color="auto" w:fill="FFFFFF"/>
          <w:lang w:eastAsia="en-CA"/>
          <w14:ligatures w14:val="none"/>
        </w:rPr>
        <w:t>Task 2: Adjusted Coactivation Conditions with Biofeedback and Increasing Intensity</w:t>
      </w:r>
    </w:p>
    <w:p w14:paraId="6329405A" w14:textId="77777777" w:rsidR="00176021" w:rsidRPr="006A3F8B"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6A3F8B">
        <w:rPr>
          <w:rFonts w:ascii="Times New Roman" w:eastAsia="Times New Roman" w:hAnsi="Times New Roman" w:cs="Times New Roman"/>
          <w:color w:val="1E1D1A"/>
          <w:kern w:val="0"/>
          <w:sz w:val="24"/>
          <w:szCs w:val="24"/>
          <w:shd w:val="clear" w:color="auto" w:fill="FFFFFF"/>
          <w:lang w:eastAsia="en-CA"/>
          <w14:ligatures w14:val="none"/>
        </w:rPr>
        <w:t xml:space="preserve">EMG data saved from task 1 were exported into MATLAB. Then baseline biceps EMG activity data were normalized and averaged using MATLAB and multiplied the recorded values by the coactivation levels (0.5x, 2x, 4x, 8x, and 16x) to determine reference EMG for each condition which was used for task 2. A circular target appeared on the screen, and the cursor was positioned </w:t>
      </w:r>
      <w:r w:rsidRPr="006A3F8B">
        <w:rPr>
          <w:rFonts w:ascii="Times New Roman" w:eastAsia="Times New Roman" w:hAnsi="Times New Roman" w:cs="Times New Roman"/>
          <w:color w:val="1E1D1A"/>
          <w:kern w:val="0"/>
          <w:sz w:val="24"/>
          <w:szCs w:val="24"/>
          <w:shd w:val="clear" w:color="auto" w:fill="FFFFFF"/>
          <w:lang w:eastAsia="en-CA"/>
          <w14:ligatures w14:val="none"/>
        </w:rPr>
        <w:lastRenderedPageBreak/>
        <w:t xml:space="preserve">at its center. A magenta slider displayed the participant’s current muscle activation, while a green biofeedback box indicated the required activation level for the trial. The slider’s position reflected the biceps contraction level. Higher muscle activation raised the slider, and lower activation lowered it. When the slider aligned within the green rectangular box, indicating the correct level of biceps contraction for the condition (0.5x, 2x, 4x, 8x, or 16x relative to the self selected 1x level), the robot applied a torque force, displacing the arm from the target. Participants then had to return the cursor to the circular target as quickly as possible. If the cursor returned within 400 </w:t>
      </w:r>
      <w:proofErr w:type="spellStart"/>
      <w:r>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6A3F8B">
        <w:rPr>
          <w:rFonts w:ascii="Times New Roman" w:eastAsia="Times New Roman" w:hAnsi="Times New Roman" w:cs="Times New Roman"/>
          <w:color w:val="1E1D1A"/>
          <w:kern w:val="0"/>
          <w:sz w:val="24"/>
          <w:szCs w:val="24"/>
          <w:shd w:val="clear" w:color="auto" w:fill="FFFFFF"/>
          <w:lang w:eastAsia="en-CA"/>
          <w14:ligatures w14:val="none"/>
        </w:rPr>
        <w:t xml:space="preserve">, the target turned green. If the return did not occur within 400 </w:t>
      </w:r>
      <w:proofErr w:type="spellStart"/>
      <w:r>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6A3F8B">
        <w:rPr>
          <w:rFonts w:ascii="Times New Roman" w:eastAsia="Times New Roman" w:hAnsi="Times New Roman" w:cs="Times New Roman"/>
          <w:color w:val="1E1D1A"/>
          <w:kern w:val="0"/>
          <w:sz w:val="24"/>
          <w:szCs w:val="24"/>
          <w:shd w:val="clear" w:color="auto" w:fill="FFFFFF"/>
          <w:lang w:eastAsia="en-CA"/>
          <w14:ligatures w14:val="none"/>
        </w:rPr>
        <w:t>, the target turned blue, indicating a failed trial. The task increased in difficulty over time, with conditions progressing from 0.5x to 16x, and continued until participants could no longer complete the trials due to fatigue or inability to maintain the required coactivation level. Time durations for the K5 were logged at the beginning and end of each condition and recorded in the Excel datasheet.</w:t>
      </w:r>
    </w:p>
    <w:p w14:paraId="4096B64E" w14:textId="77777777" w:rsidR="00176021" w:rsidRPr="0045017A" w:rsidRDefault="00176021" w:rsidP="00176021">
      <w:pPr>
        <w:spacing w:after="0" w:line="480" w:lineRule="auto"/>
        <w:jc w:val="both"/>
        <w:rPr>
          <w:rFonts w:ascii="Times New Roman" w:eastAsia="Times New Roman" w:hAnsi="Times New Roman" w:cs="Times New Roman"/>
          <w:i/>
          <w:iCs/>
          <w:color w:val="1E1D1A"/>
          <w:kern w:val="0"/>
          <w:sz w:val="24"/>
          <w:szCs w:val="24"/>
          <w:shd w:val="clear" w:color="auto" w:fill="FFFFFF"/>
          <w:lang w:eastAsia="en-CA"/>
          <w14:ligatures w14:val="none"/>
        </w:rPr>
      </w:pPr>
      <w:r w:rsidRPr="0045017A">
        <w:rPr>
          <w:rFonts w:ascii="Times New Roman" w:eastAsia="Times New Roman" w:hAnsi="Times New Roman" w:cs="Times New Roman"/>
          <w:i/>
          <w:iCs/>
          <w:color w:val="1E1D1A"/>
          <w:kern w:val="0"/>
          <w:sz w:val="24"/>
          <w:szCs w:val="24"/>
          <w:shd w:val="clear" w:color="auto" w:fill="FFFFFF"/>
          <w:lang w:eastAsia="en-CA"/>
          <w14:ligatures w14:val="none"/>
        </w:rPr>
        <w:t>Task 3: Normalization Task for Establishing Baseline Muscle Activity</w:t>
      </w:r>
    </w:p>
    <w:p w14:paraId="70DCA09B" w14:textId="77777777" w:rsidR="00176021" w:rsidRPr="00534B2B"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534B2B">
        <w:rPr>
          <w:rFonts w:ascii="Times New Roman" w:eastAsia="Times New Roman" w:hAnsi="Times New Roman" w:cs="Times New Roman"/>
          <w:color w:val="1E1D1A"/>
          <w:kern w:val="0"/>
          <w:sz w:val="24"/>
          <w:szCs w:val="24"/>
          <w:shd w:val="clear" w:color="auto" w:fill="FFFFFF"/>
          <w:lang w:eastAsia="en-CA"/>
          <w14:ligatures w14:val="none"/>
        </w:rPr>
        <w:t xml:space="preserve">The third task, referred to as the normalization task, involved holding the cursor in the center of a circular target for approximately two minutes while participants relaxed under a small load. This task was designed to establish a baseline for muscle activity under minimal effort, providing a reference point for normalizing EMG data across participants and conditions. No VO2 time was measured during this task. Each condition in Tasks 1 and 2 consisted of 80 trials, totaling 480 trials per participant, though the number of completed trials varied due to differences in endurance. Task 3 included six trials per participant to ensure </w:t>
      </w:r>
      <w:commentRangeStart w:id="9"/>
      <w:r w:rsidRPr="00534B2B">
        <w:rPr>
          <w:rFonts w:ascii="Times New Roman" w:eastAsia="Times New Roman" w:hAnsi="Times New Roman" w:cs="Times New Roman"/>
          <w:color w:val="1E1D1A"/>
          <w:kern w:val="0"/>
          <w:sz w:val="24"/>
          <w:szCs w:val="24"/>
          <w:shd w:val="clear" w:color="auto" w:fill="FFFFFF"/>
          <w:lang w:eastAsia="en-CA"/>
          <w14:ligatures w14:val="none"/>
        </w:rPr>
        <w:t>sufficient</w:t>
      </w:r>
      <w:commentRangeEnd w:id="9"/>
      <w:r w:rsidR="00F92A3A">
        <w:rPr>
          <w:rStyle w:val="CommentReference"/>
        </w:rPr>
        <w:commentReference w:id="9"/>
      </w:r>
      <w:r w:rsidRPr="00534B2B">
        <w:rPr>
          <w:rFonts w:ascii="Times New Roman" w:eastAsia="Times New Roman" w:hAnsi="Times New Roman" w:cs="Times New Roman"/>
          <w:color w:val="1E1D1A"/>
          <w:kern w:val="0"/>
          <w:sz w:val="24"/>
          <w:szCs w:val="24"/>
          <w:shd w:val="clear" w:color="auto" w:fill="FFFFFF"/>
          <w:lang w:eastAsia="en-CA"/>
          <w14:ligatures w14:val="none"/>
        </w:rPr>
        <w:t xml:space="preserve"> data for normalization purposes.</w:t>
      </w:r>
    </w:p>
    <w:p w14:paraId="5B0A4515" w14:textId="77777777" w:rsidR="00176021" w:rsidRPr="00B20A1F" w:rsidRDefault="00176021" w:rsidP="00176021">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r w:rsidRPr="00B20A1F">
        <w:rPr>
          <w:rFonts w:ascii="Times New Roman" w:eastAsia="Times New Roman" w:hAnsi="Times New Roman" w:cs="Times New Roman"/>
          <w:b/>
          <w:bCs/>
          <w:color w:val="1E1D1A"/>
          <w:kern w:val="0"/>
          <w:sz w:val="24"/>
          <w:szCs w:val="24"/>
          <w:shd w:val="clear" w:color="auto" w:fill="FFFFFF"/>
          <w:lang w:eastAsia="en-CA"/>
          <w14:ligatures w14:val="none"/>
        </w:rPr>
        <w:t>Kinematics</w:t>
      </w:r>
    </w:p>
    <w:p w14:paraId="34090A53" w14:textId="77777777" w:rsidR="00176021"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7A5646">
        <w:rPr>
          <w:rFonts w:ascii="Times New Roman" w:eastAsia="Times New Roman" w:hAnsi="Times New Roman" w:cs="Times New Roman"/>
          <w:color w:val="1E1D1A"/>
          <w:kern w:val="0"/>
          <w:sz w:val="24"/>
          <w:szCs w:val="24"/>
          <w:shd w:val="clear" w:color="auto" w:fill="FFFFFF"/>
          <w:lang w:eastAsia="en-CA"/>
          <w14:ligatures w14:val="none"/>
        </w:rPr>
        <w:t xml:space="preserve">Movement data were collected from the </w:t>
      </w:r>
      <w:proofErr w:type="spellStart"/>
      <w:r w:rsidRPr="007A5646">
        <w:rPr>
          <w:rFonts w:ascii="Times New Roman" w:eastAsia="Times New Roman" w:hAnsi="Times New Roman" w:cs="Times New Roman"/>
          <w:color w:val="1E1D1A"/>
          <w:kern w:val="0"/>
          <w:sz w:val="24"/>
          <w:szCs w:val="24"/>
          <w:shd w:val="clear" w:color="auto" w:fill="FFFFFF"/>
          <w:lang w:eastAsia="en-CA"/>
          <w14:ligatures w14:val="none"/>
        </w:rPr>
        <w:t>Kinarm</w:t>
      </w:r>
      <w:proofErr w:type="spellEnd"/>
      <w:r w:rsidRPr="007A5646">
        <w:rPr>
          <w:rFonts w:ascii="Times New Roman" w:eastAsia="Times New Roman" w:hAnsi="Times New Roman" w:cs="Times New Roman"/>
          <w:color w:val="1E1D1A"/>
          <w:kern w:val="0"/>
          <w:sz w:val="24"/>
          <w:szCs w:val="24"/>
          <w:shd w:val="clear" w:color="auto" w:fill="FFFFFF"/>
          <w:lang w:eastAsia="en-CA"/>
          <w14:ligatures w14:val="none"/>
        </w:rPr>
        <w:t xml:space="preserve"> system to evaluate arm kinematics throughout the tasks. Elbow joint angles were captured at a sampling rate of 1 kHz and processed with a second-</w:t>
      </w:r>
      <w:r w:rsidRPr="007A5646">
        <w:rPr>
          <w:rFonts w:ascii="Times New Roman" w:eastAsia="Times New Roman" w:hAnsi="Times New Roman" w:cs="Times New Roman"/>
          <w:color w:val="1E1D1A"/>
          <w:kern w:val="0"/>
          <w:sz w:val="24"/>
          <w:szCs w:val="24"/>
          <w:shd w:val="clear" w:color="auto" w:fill="FFFFFF"/>
          <w:lang w:eastAsia="en-CA"/>
          <w14:ligatures w14:val="none"/>
        </w:rPr>
        <w:lastRenderedPageBreak/>
        <w:t xml:space="preserve">order, dual-pass Butterworth filter using a </w:t>
      </w:r>
      <w:r w:rsidRPr="00316152">
        <w:rPr>
          <w:rFonts w:ascii="Times New Roman" w:eastAsia="Times New Roman" w:hAnsi="Times New Roman" w:cs="Times New Roman"/>
          <w:kern w:val="0"/>
          <w:sz w:val="24"/>
          <w:szCs w:val="24"/>
          <w:shd w:val="clear" w:color="auto" w:fill="FFFFFF"/>
          <w:lang w:eastAsia="en-CA"/>
          <w14:ligatures w14:val="none"/>
        </w:rPr>
        <w:t>30</w:t>
      </w:r>
      <w:r w:rsidRPr="007A5646">
        <w:rPr>
          <w:rFonts w:ascii="Times New Roman" w:eastAsia="Times New Roman" w:hAnsi="Times New Roman" w:cs="Times New Roman"/>
          <w:kern w:val="0"/>
          <w:sz w:val="24"/>
          <w:szCs w:val="24"/>
          <w:shd w:val="clear" w:color="auto" w:fill="FFFFFF"/>
          <w:lang w:eastAsia="en-CA"/>
          <w14:ligatures w14:val="none"/>
        </w:rPr>
        <w:t xml:space="preserve"> Hz </w:t>
      </w:r>
      <w:r w:rsidRPr="007A5646">
        <w:rPr>
          <w:rFonts w:ascii="Times New Roman" w:eastAsia="Times New Roman" w:hAnsi="Times New Roman" w:cs="Times New Roman"/>
          <w:color w:val="1E1D1A"/>
          <w:kern w:val="0"/>
          <w:sz w:val="24"/>
          <w:szCs w:val="24"/>
          <w:shd w:val="clear" w:color="auto" w:fill="FFFFFF"/>
          <w:lang w:eastAsia="en-CA"/>
          <w14:ligatures w14:val="none"/>
        </w:rPr>
        <w:t>cutoff frequency to remove noise. The change in elbow angle, referred to as delta (measured in degrees</w:t>
      </w:r>
      <w:r>
        <w:rPr>
          <w:rFonts w:ascii="Times New Roman" w:eastAsia="Times New Roman" w:hAnsi="Times New Roman" w:cs="Times New Roman"/>
          <w:color w:val="1E1D1A"/>
          <w:kern w:val="0"/>
          <w:sz w:val="24"/>
          <w:szCs w:val="24"/>
          <w:shd w:val="clear" w:color="auto" w:fill="FFFFFF"/>
          <w:lang w:eastAsia="en-CA"/>
          <w14:ligatures w14:val="none"/>
        </w:rPr>
        <w:t xml:space="preserve"> (deg)</w:t>
      </w:r>
      <w:r w:rsidRPr="007A5646">
        <w:rPr>
          <w:rFonts w:ascii="Times New Roman" w:eastAsia="Times New Roman" w:hAnsi="Times New Roman" w:cs="Times New Roman"/>
          <w:color w:val="1E1D1A"/>
          <w:kern w:val="0"/>
          <w:sz w:val="24"/>
          <w:szCs w:val="24"/>
          <w:shd w:val="clear" w:color="auto" w:fill="FFFFFF"/>
          <w:lang w:eastAsia="en-CA"/>
          <w14:ligatures w14:val="none"/>
        </w:rPr>
        <w:t xml:space="preserve">), was calculated at the onset of each trial to capture initial joint positioning. Movement time (recorded in milliseconds) was defined as the duration from the cursor exiting the target until its return, with success indicated by a return within 400 </w:t>
      </w:r>
      <w:proofErr w:type="spellStart"/>
      <w:r>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7A5646">
        <w:rPr>
          <w:rFonts w:ascii="Times New Roman" w:eastAsia="Times New Roman" w:hAnsi="Times New Roman" w:cs="Times New Roman"/>
          <w:color w:val="1E1D1A"/>
          <w:kern w:val="0"/>
          <w:sz w:val="24"/>
          <w:szCs w:val="24"/>
          <w:shd w:val="clear" w:color="auto" w:fill="FFFFFF"/>
          <w:lang w:eastAsia="en-CA"/>
          <w14:ligatures w14:val="none"/>
        </w:rPr>
        <w:t>, earning a green target. Data processing in MATLAB R2019b yielded precise measurements of movement time, elbow angles, and peak elbow angle.</w:t>
      </w:r>
    </w:p>
    <w:p w14:paraId="59DDE7DE" w14:textId="77777777" w:rsidR="00176021" w:rsidRPr="007A5646"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B20A1F">
        <w:rPr>
          <w:rFonts w:ascii="Times New Roman" w:eastAsia="Times New Roman" w:hAnsi="Times New Roman" w:cs="Times New Roman"/>
          <w:b/>
          <w:bCs/>
          <w:color w:val="1E1D1A"/>
          <w:kern w:val="0"/>
          <w:sz w:val="24"/>
          <w:szCs w:val="24"/>
          <w:shd w:val="clear" w:color="auto" w:fill="FFFFFF"/>
          <w:lang w:eastAsia="en-CA"/>
          <w14:ligatures w14:val="none"/>
        </w:rPr>
        <w:t>Muscle Activity</w:t>
      </w:r>
    </w:p>
    <w:p w14:paraId="3115280F" w14:textId="2CF1B344" w:rsidR="00176021" w:rsidRPr="00CC71B2" w:rsidRDefault="00176021" w:rsidP="00CC71B2">
      <w:pPr>
        <w:spacing w:line="480" w:lineRule="auto"/>
        <w:jc w:val="both"/>
        <w:rPr>
          <w:rFonts w:ascii="Times New Roman" w:hAnsi="Times New Roman" w:cs="Times New Roman"/>
          <w:sz w:val="24"/>
          <w:szCs w:val="24"/>
        </w:rPr>
      </w:pPr>
      <w:r w:rsidRPr="00523A54">
        <w:rPr>
          <w:rFonts w:ascii="Times New Roman" w:eastAsia="Times New Roman" w:hAnsi="Times New Roman" w:cs="Times New Roman"/>
          <w:color w:val="1E1D1A"/>
          <w:kern w:val="0"/>
          <w:sz w:val="24"/>
          <w:szCs w:val="24"/>
          <w:shd w:val="clear" w:color="auto" w:fill="FFFFFF"/>
          <w:lang w:eastAsia="en-CA"/>
          <w14:ligatures w14:val="none"/>
        </w:rPr>
        <w:t xml:space="preserve">Surface EMG was employed to monitor muscle activity during the tasks. Prior to attaching electrodes, the skin was prepared by shaving with disposable razors if necessary and cleaned with alcohol swabs to enhance signal quality. </w:t>
      </w:r>
      <w:r>
        <w:rPr>
          <w:rFonts w:ascii="Times New Roman" w:eastAsia="Times New Roman" w:hAnsi="Times New Roman" w:cs="Times New Roman"/>
          <w:color w:val="1E1D1A"/>
          <w:kern w:val="0"/>
          <w:sz w:val="24"/>
          <w:szCs w:val="24"/>
          <w:shd w:val="clear" w:color="auto" w:fill="FFFFFF"/>
          <w:lang w:eastAsia="en-CA"/>
          <w14:ligatures w14:val="none"/>
        </w:rPr>
        <w:t>Bipolar surface e</w:t>
      </w:r>
      <w:r w:rsidRPr="00523A54">
        <w:rPr>
          <w:rFonts w:ascii="Times New Roman" w:eastAsia="Times New Roman" w:hAnsi="Times New Roman" w:cs="Times New Roman"/>
          <w:color w:val="1E1D1A"/>
          <w:kern w:val="0"/>
          <w:sz w:val="24"/>
          <w:szCs w:val="24"/>
          <w:shd w:val="clear" w:color="auto" w:fill="FFFFFF"/>
          <w:lang w:eastAsia="en-CA"/>
          <w14:ligatures w14:val="none"/>
        </w:rPr>
        <w:t xml:space="preserve">lectrodes </w:t>
      </w:r>
      <w:r w:rsidRPr="00D01E9A">
        <w:rPr>
          <w:rFonts w:ascii="Times New Roman" w:eastAsia="Times New Roman" w:hAnsi="Times New Roman" w:cs="Times New Roman"/>
          <w:color w:val="1E1D1A"/>
          <w:kern w:val="0"/>
          <w:sz w:val="24"/>
          <w:szCs w:val="24"/>
          <w:shd w:val="clear" w:color="auto" w:fill="FFFFFF"/>
          <w:lang w:eastAsia="en-CA"/>
          <w14:ligatures w14:val="none"/>
        </w:rPr>
        <w:t>(DE 2.1 Single Differential Electrode)</w:t>
      </w:r>
      <w:r>
        <w:rPr>
          <w:rFonts w:ascii="Times New Roman" w:eastAsia="Times New Roman" w:hAnsi="Times New Roman" w:cs="Times New Roman"/>
          <w:i/>
          <w:iCs/>
          <w:color w:val="1E1D1A"/>
          <w:kern w:val="0"/>
          <w:sz w:val="24"/>
          <w:szCs w:val="24"/>
          <w:shd w:val="clear" w:color="auto" w:fill="FFFFFF"/>
          <w:lang w:eastAsia="en-CA"/>
          <w14:ligatures w14:val="none"/>
        </w:rPr>
        <w:t xml:space="preserve"> </w:t>
      </w:r>
      <w:r w:rsidRPr="00D01E9A">
        <w:rPr>
          <w:rFonts w:ascii="Times New Roman" w:eastAsia="Times New Roman" w:hAnsi="Times New Roman" w:cs="Times New Roman"/>
          <w:color w:val="1E1D1A"/>
          <w:kern w:val="0"/>
          <w:sz w:val="24"/>
          <w:szCs w:val="24"/>
          <w:shd w:val="clear" w:color="auto" w:fill="FFFFFF"/>
          <w:lang w:eastAsia="en-CA"/>
          <w14:ligatures w14:val="none"/>
        </w:rPr>
        <w:t>(</w:t>
      </w:r>
      <w:proofErr w:type="spellStart"/>
      <w:r w:rsidRPr="00D01E9A">
        <w:rPr>
          <w:rFonts w:ascii="Times New Roman" w:eastAsia="Times New Roman" w:hAnsi="Times New Roman" w:cs="Times New Roman"/>
          <w:color w:val="1E1D1A"/>
          <w:kern w:val="0"/>
          <w:sz w:val="24"/>
          <w:szCs w:val="24"/>
          <w:shd w:val="clear" w:color="auto" w:fill="FFFFFF"/>
          <w:lang w:eastAsia="en-CA"/>
          <w14:ligatures w14:val="none"/>
        </w:rPr>
        <w:t>Delsys</w:t>
      </w:r>
      <w:proofErr w:type="spellEnd"/>
      <w:r w:rsidRPr="00D01E9A">
        <w:rPr>
          <w:rFonts w:ascii="Times New Roman" w:eastAsia="Times New Roman" w:hAnsi="Times New Roman" w:cs="Times New Roman"/>
          <w:color w:val="1E1D1A"/>
          <w:kern w:val="0"/>
          <w:sz w:val="24"/>
          <w:szCs w:val="24"/>
          <w:shd w:val="clear" w:color="auto" w:fill="FFFFFF"/>
          <w:lang w:eastAsia="en-CA"/>
          <w14:ligatures w14:val="none"/>
        </w:rPr>
        <w:t xml:space="preserve"> Bagnoli, </w:t>
      </w:r>
      <w:proofErr w:type="spellStart"/>
      <w:r w:rsidRPr="00D01E9A">
        <w:rPr>
          <w:rFonts w:ascii="Times New Roman" w:eastAsia="Times New Roman" w:hAnsi="Times New Roman" w:cs="Times New Roman"/>
          <w:color w:val="1E1D1A"/>
          <w:kern w:val="0"/>
          <w:sz w:val="24"/>
          <w:szCs w:val="24"/>
          <w:shd w:val="clear" w:color="auto" w:fill="FFFFFF"/>
          <w:lang w:eastAsia="en-CA"/>
          <w14:ligatures w14:val="none"/>
        </w:rPr>
        <w:t>Delsys</w:t>
      </w:r>
      <w:proofErr w:type="spellEnd"/>
      <w:r w:rsidRPr="00D01E9A">
        <w:rPr>
          <w:rFonts w:ascii="Times New Roman" w:eastAsia="Times New Roman" w:hAnsi="Times New Roman" w:cs="Times New Roman"/>
          <w:color w:val="1E1D1A"/>
          <w:kern w:val="0"/>
          <w:sz w:val="24"/>
          <w:szCs w:val="24"/>
          <w:shd w:val="clear" w:color="auto" w:fill="FFFFFF"/>
          <w:lang w:eastAsia="en-CA"/>
          <w14:ligatures w14:val="none"/>
        </w:rPr>
        <w:t xml:space="preserve"> Inc, Natick, MA, USA)</w:t>
      </w:r>
      <w:r w:rsidRPr="00D01E9A">
        <w:rPr>
          <w:rFonts w:ascii="Times New Roman" w:eastAsia="Times New Roman" w:hAnsi="Times New Roman" w:cs="Times New Roman"/>
          <w:i/>
          <w:iCs/>
          <w:color w:val="1E1D1A"/>
          <w:kern w:val="0"/>
          <w:sz w:val="24"/>
          <w:szCs w:val="24"/>
          <w:shd w:val="clear" w:color="auto" w:fill="FFFFFF"/>
          <w:lang w:eastAsia="en-CA"/>
          <w14:ligatures w14:val="none"/>
        </w:rPr>
        <w:t xml:space="preserve"> </w:t>
      </w:r>
      <w:r w:rsidRPr="00523A54">
        <w:rPr>
          <w:rFonts w:ascii="Times New Roman" w:eastAsia="Times New Roman" w:hAnsi="Times New Roman" w:cs="Times New Roman"/>
          <w:color w:val="1E1D1A"/>
          <w:kern w:val="0"/>
          <w:sz w:val="24"/>
          <w:szCs w:val="24"/>
          <w:shd w:val="clear" w:color="auto" w:fill="FFFFFF"/>
          <w:lang w:eastAsia="en-CA"/>
          <w14:ligatures w14:val="none"/>
        </w:rPr>
        <w:t>were positioned over the brachioradialis, triceps lateralis, biceps and triceps longus to record activity from these upper limb muscles. A reference electrode was placed on the lateral epicondyle, and the EMG system, connected to a computer, recorded data at a sampling rate of 1 kHz. Signals were amplified with a gain of 1000 and subjected to a band-pass filter (20–450 Hz, dual-pass, 3rd-order Butterworth) before full-wave rectification to isolate muscle activity. Normalization was achieved by having participants hold reference loads of ±1 Nm to flex and extend the elbow, maintained for 1</w:t>
      </w:r>
      <w:r>
        <w:rPr>
          <w:rFonts w:ascii="Times New Roman" w:eastAsia="Times New Roman" w:hAnsi="Times New Roman" w:cs="Times New Roman"/>
          <w:color w:val="1E1D1A"/>
          <w:kern w:val="0"/>
          <w:sz w:val="24"/>
          <w:szCs w:val="24"/>
          <w:shd w:val="clear" w:color="auto" w:fill="FFFFFF"/>
          <w:lang w:eastAsia="en-CA"/>
          <w14:ligatures w14:val="none"/>
        </w:rPr>
        <w:t>5</w:t>
      </w:r>
      <w:r w:rsidRPr="00523A54">
        <w:rPr>
          <w:rFonts w:ascii="Times New Roman" w:eastAsia="Times New Roman" w:hAnsi="Times New Roman" w:cs="Times New Roman"/>
          <w:color w:val="1E1D1A"/>
          <w:kern w:val="0"/>
          <w:sz w:val="24"/>
          <w:szCs w:val="24"/>
          <w:shd w:val="clear" w:color="auto" w:fill="FFFFFF"/>
          <w:lang w:eastAsia="en-CA"/>
          <w14:ligatures w14:val="none"/>
        </w:rPr>
        <w:t xml:space="preserve"> seconds in two directions</w:t>
      </w:r>
      <w:r>
        <w:rPr>
          <w:rFonts w:ascii="Times New Roman" w:eastAsia="Times New Roman" w:hAnsi="Times New Roman" w:cs="Times New Roman"/>
          <w:color w:val="1E1D1A"/>
          <w:kern w:val="0"/>
          <w:sz w:val="24"/>
          <w:szCs w:val="24"/>
          <w:shd w:val="clear" w:color="auto" w:fill="FFFFFF"/>
          <w:lang w:eastAsia="en-CA"/>
          <w14:ligatures w14:val="none"/>
        </w:rPr>
        <w:t xml:space="preserve"> (Task 3)</w:t>
      </w:r>
      <w:r w:rsidRPr="00523A54">
        <w:rPr>
          <w:rFonts w:ascii="Times New Roman" w:eastAsia="Times New Roman" w:hAnsi="Times New Roman" w:cs="Times New Roman"/>
          <w:color w:val="1E1D1A"/>
          <w:kern w:val="0"/>
          <w:sz w:val="24"/>
          <w:szCs w:val="24"/>
          <w:shd w:val="clear" w:color="auto" w:fill="FFFFFF"/>
          <w:lang w:eastAsia="en-CA"/>
          <w14:ligatures w14:val="none"/>
        </w:rPr>
        <w:t xml:space="preserve">. These normalized EMG values were expressed in normalized units (nu), enabling consistent comparisons across participants by accounting for individual muscle strength differences. For analysis, EMG data from all trials were aligned to the onset of </w:t>
      </w:r>
      <w:r w:rsidR="00F92A3A">
        <w:rPr>
          <w:rFonts w:ascii="Times New Roman" w:eastAsia="Times New Roman" w:hAnsi="Times New Roman" w:cs="Times New Roman"/>
          <w:color w:val="1E1D1A"/>
          <w:kern w:val="0"/>
          <w:sz w:val="24"/>
          <w:szCs w:val="24"/>
          <w:shd w:val="clear" w:color="auto" w:fill="FFFFFF"/>
          <w:lang w:eastAsia="en-CA"/>
          <w14:ligatures w14:val="none"/>
        </w:rPr>
        <w:t>perturbations</w:t>
      </w:r>
      <w:r w:rsidRPr="00523A54">
        <w:rPr>
          <w:rFonts w:ascii="Times New Roman" w:eastAsia="Times New Roman" w:hAnsi="Times New Roman" w:cs="Times New Roman"/>
          <w:color w:val="1E1D1A"/>
          <w:kern w:val="0"/>
          <w:sz w:val="24"/>
          <w:szCs w:val="24"/>
          <w:shd w:val="clear" w:color="auto" w:fill="FFFFFF"/>
          <w:lang w:eastAsia="en-CA"/>
          <w14:ligatures w14:val="none"/>
        </w:rPr>
        <w:t xml:space="preserve">. Muscle activity was averaged for each muscle within defined time windows: SLR </w:t>
      </w:r>
      <w:r>
        <w:rPr>
          <w:rFonts w:ascii="Times New Roman" w:eastAsia="Times New Roman" w:hAnsi="Times New Roman" w:cs="Times New Roman"/>
          <w:color w:val="1E1D1A"/>
          <w:kern w:val="0"/>
          <w:sz w:val="24"/>
          <w:szCs w:val="24"/>
          <w:shd w:val="clear" w:color="auto" w:fill="FFFFFF"/>
          <w:lang w:eastAsia="en-CA"/>
          <w14:ligatures w14:val="none"/>
        </w:rPr>
        <w:t>(</w:t>
      </w:r>
      <w:r w:rsidRPr="00523A54">
        <w:rPr>
          <w:rFonts w:ascii="Times New Roman" w:eastAsia="Times New Roman" w:hAnsi="Times New Roman" w:cs="Times New Roman"/>
          <w:color w:val="1E1D1A"/>
          <w:kern w:val="0"/>
          <w:sz w:val="24"/>
          <w:szCs w:val="24"/>
          <w:shd w:val="clear" w:color="auto" w:fill="FFFFFF"/>
          <w:lang w:eastAsia="en-CA"/>
          <w14:ligatures w14:val="none"/>
        </w:rPr>
        <w:t xml:space="preserve">25–50 </w:t>
      </w:r>
      <w:proofErr w:type="spellStart"/>
      <w:r w:rsidRPr="00523A54">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Pr>
          <w:rFonts w:ascii="Times New Roman" w:eastAsia="Times New Roman" w:hAnsi="Times New Roman" w:cs="Times New Roman"/>
          <w:color w:val="1E1D1A"/>
          <w:kern w:val="0"/>
          <w:sz w:val="24"/>
          <w:szCs w:val="24"/>
          <w:shd w:val="clear" w:color="auto" w:fill="FFFFFF"/>
          <w:lang w:eastAsia="en-CA"/>
          <w14:ligatures w14:val="none"/>
        </w:rPr>
        <w:t>)</w:t>
      </w:r>
      <w:r w:rsidRPr="00523A54">
        <w:rPr>
          <w:rFonts w:ascii="Times New Roman" w:eastAsia="Times New Roman" w:hAnsi="Times New Roman" w:cs="Times New Roman"/>
          <w:color w:val="1E1D1A"/>
          <w:kern w:val="0"/>
          <w:sz w:val="24"/>
          <w:szCs w:val="24"/>
          <w:shd w:val="clear" w:color="auto" w:fill="FFFFFF"/>
          <w:lang w:eastAsia="en-CA"/>
          <w14:ligatures w14:val="none"/>
        </w:rPr>
        <w:t xml:space="preserve">, </w:t>
      </w:r>
      <w:r>
        <w:rPr>
          <w:rFonts w:ascii="Times New Roman" w:eastAsia="Times New Roman" w:hAnsi="Times New Roman" w:cs="Times New Roman"/>
          <w:color w:val="1E1D1A"/>
          <w:kern w:val="0"/>
          <w:sz w:val="24"/>
          <w:szCs w:val="24"/>
          <w:shd w:val="clear" w:color="auto" w:fill="FFFFFF"/>
          <w:lang w:eastAsia="en-CA"/>
          <w14:ligatures w14:val="none"/>
        </w:rPr>
        <w:t xml:space="preserve">and </w:t>
      </w:r>
      <w:r w:rsidRPr="00523A54">
        <w:rPr>
          <w:rFonts w:ascii="Times New Roman" w:eastAsia="Times New Roman" w:hAnsi="Times New Roman" w:cs="Times New Roman"/>
          <w:color w:val="1E1D1A"/>
          <w:kern w:val="0"/>
          <w:sz w:val="24"/>
          <w:szCs w:val="24"/>
          <w:shd w:val="clear" w:color="auto" w:fill="FFFFFF"/>
          <w:lang w:eastAsia="en-CA"/>
          <w14:ligatures w14:val="none"/>
        </w:rPr>
        <w:t>LLR</w:t>
      </w:r>
      <w:r>
        <w:rPr>
          <w:rFonts w:ascii="Times New Roman" w:eastAsia="Times New Roman" w:hAnsi="Times New Roman" w:cs="Times New Roman"/>
          <w:color w:val="1E1D1A"/>
          <w:kern w:val="0"/>
          <w:sz w:val="24"/>
          <w:szCs w:val="24"/>
          <w:shd w:val="clear" w:color="auto" w:fill="FFFFFF"/>
          <w:lang w:eastAsia="en-CA"/>
          <w14:ligatures w14:val="none"/>
        </w:rPr>
        <w:t xml:space="preserve"> (</w:t>
      </w:r>
      <w:r w:rsidRPr="00523A54">
        <w:rPr>
          <w:rFonts w:ascii="Times New Roman" w:eastAsia="Times New Roman" w:hAnsi="Times New Roman" w:cs="Times New Roman"/>
          <w:color w:val="1E1D1A"/>
          <w:kern w:val="0"/>
          <w:sz w:val="24"/>
          <w:szCs w:val="24"/>
          <w:shd w:val="clear" w:color="auto" w:fill="FFFFFF"/>
          <w:lang w:eastAsia="en-CA"/>
          <w14:ligatures w14:val="none"/>
        </w:rPr>
        <w:t xml:space="preserve">50–100 </w:t>
      </w:r>
      <w:proofErr w:type="spellStart"/>
      <w:r w:rsidRPr="00523A54">
        <w:rPr>
          <w:rFonts w:ascii="Times New Roman" w:eastAsia="Times New Roman" w:hAnsi="Times New Roman" w:cs="Times New Roman"/>
          <w:color w:val="1E1D1A"/>
          <w:kern w:val="0"/>
          <w:sz w:val="24"/>
          <w:szCs w:val="24"/>
          <w:shd w:val="clear" w:color="auto" w:fill="FFFFFF"/>
          <w:lang w:eastAsia="en-CA"/>
          <w14:ligatures w14:val="none"/>
        </w:rPr>
        <w:t>ms</w:t>
      </w:r>
      <w:proofErr w:type="spellEnd"/>
      <w:r w:rsidRPr="00523A54">
        <w:rPr>
          <w:rFonts w:ascii="Times New Roman" w:eastAsia="Times New Roman" w:hAnsi="Times New Roman" w:cs="Times New Roman"/>
          <w:color w:val="1E1D1A"/>
          <w:kern w:val="0"/>
          <w:sz w:val="24"/>
          <w:szCs w:val="24"/>
          <w:shd w:val="clear" w:color="auto" w:fill="FFFFFF"/>
          <w:lang w:eastAsia="en-CA"/>
          <w14:ligatures w14:val="none"/>
        </w:rPr>
        <w:t xml:space="preserve">). </w:t>
      </w:r>
      <w:r w:rsidR="00CC71B2">
        <w:rPr>
          <w:rFonts w:ascii="Times New Roman" w:hAnsi="Times New Roman" w:cs="Times New Roman"/>
          <w:sz w:val="24"/>
          <w:szCs w:val="24"/>
        </w:rPr>
        <w:t>O</w:t>
      </w:r>
      <w:r w:rsidR="00CC71B2" w:rsidRPr="00E17789">
        <w:rPr>
          <w:rFonts w:ascii="Times New Roman" w:hAnsi="Times New Roman" w:cs="Times New Roman"/>
          <w:sz w:val="24"/>
          <w:szCs w:val="24"/>
        </w:rPr>
        <w:t xml:space="preserve">nly elbow monoarticular and biarticular muscles were </w:t>
      </w:r>
      <w:r w:rsidR="00CC71B2">
        <w:rPr>
          <w:rFonts w:ascii="Times New Roman" w:hAnsi="Times New Roman" w:cs="Times New Roman"/>
          <w:sz w:val="24"/>
          <w:szCs w:val="24"/>
        </w:rPr>
        <w:t>looked at</w:t>
      </w:r>
      <w:r w:rsidR="00CC71B2" w:rsidRPr="00E17789">
        <w:rPr>
          <w:rFonts w:ascii="Times New Roman" w:hAnsi="Times New Roman" w:cs="Times New Roman"/>
          <w:sz w:val="24"/>
          <w:szCs w:val="24"/>
        </w:rPr>
        <w:t xml:space="preserve"> because they directly influence elbow stability and movement</w:t>
      </w:r>
      <w:r w:rsidR="00CC71B2">
        <w:rPr>
          <w:rFonts w:ascii="Times New Roman" w:hAnsi="Times New Roman" w:cs="Times New Roman"/>
          <w:sz w:val="24"/>
          <w:szCs w:val="24"/>
        </w:rPr>
        <w:t>. S</w:t>
      </w:r>
      <w:r w:rsidR="00CC71B2" w:rsidRPr="00E17789">
        <w:rPr>
          <w:rFonts w:ascii="Times New Roman" w:hAnsi="Times New Roman" w:cs="Times New Roman"/>
          <w:sz w:val="24"/>
          <w:szCs w:val="24"/>
        </w:rPr>
        <w:t xml:space="preserve">houlder muscles were </w:t>
      </w:r>
      <w:r w:rsidR="00CC71B2">
        <w:rPr>
          <w:rFonts w:ascii="Times New Roman" w:hAnsi="Times New Roman" w:cs="Times New Roman"/>
          <w:sz w:val="24"/>
          <w:szCs w:val="24"/>
        </w:rPr>
        <w:t>left</w:t>
      </w:r>
      <w:r w:rsidR="00CC71B2" w:rsidRPr="00E17789">
        <w:rPr>
          <w:rFonts w:ascii="Times New Roman" w:hAnsi="Times New Roman" w:cs="Times New Roman"/>
          <w:sz w:val="24"/>
          <w:szCs w:val="24"/>
        </w:rPr>
        <w:t xml:space="preserve"> </w:t>
      </w:r>
      <w:r w:rsidR="00CC71B2">
        <w:rPr>
          <w:rFonts w:ascii="Times New Roman" w:hAnsi="Times New Roman" w:cs="Times New Roman"/>
          <w:sz w:val="24"/>
          <w:szCs w:val="24"/>
        </w:rPr>
        <w:t xml:space="preserve">out </w:t>
      </w:r>
      <w:r w:rsidR="00CC71B2" w:rsidRPr="00E17789">
        <w:rPr>
          <w:rFonts w:ascii="Times New Roman" w:hAnsi="Times New Roman" w:cs="Times New Roman"/>
          <w:sz w:val="24"/>
          <w:szCs w:val="24"/>
        </w:rPr>
        <w:lastRenderedPageBreak/>
        <w:t xml:space="preserve">to focus </w:t>
      </w:r>
      <w:r w:rsidR="00CC71B2">
        <w:rPr>
          <w:rFonts w:ascii="Times New Roman" w:hAnsi="Times New Roman" w:cs="Times New Roman"/>
          <w:sz w:val="24"/>
          <w:szCs w:val="24"/>
        </w:rPr>
        <w:t xml:space="preserve">only on </w:t>
      </w:r>
      <w:r w:rsidR="00CC71B2" w:rsidRPr="00E17789">
        <w:rPr>
          <w:rFonts w:ascii="Times New Roman" w:hAnsi="Times New Roman" w:cs="Times New Roman"/>
          <w:sz w:val="24"/>
          <w:szCs w:val="24"/>
        </w:rPr>
        <w:t>the primary joint of interest and</w:t>
      </w:r>
      <w:r w:rsidR="00CC71B2">
        <w:rPr>
          <w:rFonts w:ascii="Times New Roman" w:hAnsi="Times New Roman" w:cs="Times New Roman"/>
          <w:sz w:val="24"/>
          <w:szCs w:val="24"/>
        </w:rPr>
        <w:t xml:space="preserve"> </w:t>
      </w:r>
      <w:r w:rsidR="00CC71B2" w:rsidRPr="00E17789">
        <w:rPr>
          <w:rFonts w:ascii="Times New Roman" w:hAnsi="Times New Roman" w:cs="Times New Roman"/>
          <w:sz w:val="24"/>
          <w:szCs w:val="24"/>
        </w:rPr>
        <w:t>avoid</w:t>
      </w:r>
      <w:r w:rsidR="00CC71B2">
        <w:rPr>
          <w:rFonts w:ascii="Times New Roman" w:hAnsi="Times New Roman" w:cs="Times New Roman"/>
          <w:sz w:val="24"/>
          <w:szCs w:val="24"/>
        </w:rPr>
        <w:t xml:space="preserve"> adding</w:t>
      </w:r>
      <w:r w:rsidR="00CC71B2" w:rsidRPr="00E17789">
        <w:rPr>
          <w:rFonts w:ascii="Times New Roman" w:hAnsi="Times New Roman" w:cs="Times New Roman"/>
          <w:sz w:val="24"/>
          <w:szCs w:val="24"/>
        </w:rPr>
        <w:t xml:space="preserve"> complexity from upper arm dynamics.</w:t>
      </w:r>
      <w:r w:rsidR="00CC71B2">
        <w:rPr>
          <w:rFonts w:ascii="Times New Roman" w:hAnsi="Times New Roman" w:cs="Times New Roman"/>
          <w:sz w:val="24"/>
          <w:szCs w:val="24"/>
        </w:rPr>
        <w:t xml:space="preserve"> </w:t>
      </w:r>
      <w:r w:rsidRPr="00523A54">
        <w:rPr>
          <w:rFonts w:ascii="Times New Roman" w:eastAsia="Times New Roman" w:hAnsi="Times New Roman" w:cs="Times New Roman"/>
          <w:color w:val="1E1D1A"/>
          <w:kern w:val="0"/>
          <w:sz w:val="24"/>
          <w:szCs w:val="24"/>
          <w:shd w:val="clear" w:color="auto" w:fill="FFFFFF"/>
          <w:lang w:eastAsia="en-CA"/>
          <w14:ligatures w14:val="none"/>
        </w:rPr>
        <w:t xml:space="preserve">To isolate the perturbation-evoked response (ΔEMG, in normalized units), the average activity from unperturbed trials was subtracted from that of perturbed trials. The ΔEMG was calculated for each trial, averaged per participant, and then averaged across participants for each condition. </w:t>
      </w:r>
      <w:r w:rsidRPr="00B20A1F">
        <w:rPr>
          <w:rFonts w:ascii="Times New Roman" w:eastAsia="Times New Roman" w:hAnsi="Times New Roman" w:cs="Times New Roman"/>
          <w:color w:val="1E1D1A"/>
          <w:kern w:val="0"/>
          <w:sz w:val="24"/>
          <w:szCs w:val="24"/>
          <w:shd w:val="clear" w:color="auto" w:fill="FFFFFF"/>
          <w:lang w:eastAsia="en-CA"/>
          <w14:ligatures w14:val="none"/>
        </w:rPr>
        <w:t>Profiles with age, height, and weight were created for new participants</w:t>
      </w:r>
      <w:r w:rsidRPr="00523A54">
        <w:rPr>
          <w:rFonts w:ascii="Times New Roman" w:eastAsia="Times New Roman" w:hAnsi="Times New Roman" w:cs="Times New Roman"/>
          <w:color w:val="1E1D1A"/>
          <w:kern w:val="0"/>
          <w:sz w:val="24"/>
          <w:szCs w:val="24"/>
          <w:shd w:val="clear" w:color="auto" w:fill="FFFFFF"/>
          <w:lang w:eastAsia="en-CA"/>
          <w14:ligatures w14:val="none"/>
        </w:rPr>
        <w:t>, and all EMG data were processed and analyzed using custom MATLAB R2019b scripts.</w:t>
      </w:r>
    </w:p>
    <w:p w14:paraId="13AE9D52" w14:textId="77777777" w:rsidR="00176021" w:rsidRPr="006A7514" w:rsidRDefault="00176021" w:rsidP="00176021">
      <w:pPr>
        <w:spacing w:after="0" w:line="480" w:lineRule="auto"/>
        <w:jc w:val="both"/>
        <w:rPr>
          <w:rFonts w:ascii="Times New Roman" w:eastAsia="Times New Roman" w:hAnsi="Times New Roman" w:cs="Times New Roman"/>
          <w:b/>
          <w:bCs/>
          <w:color w:val="1E1D1A"/>
          <w:kern w:val="0"/>
          <w:sz w:val="24"/>
          <w:szCs w:val="24"/>
          <w:shd w:val="clear" w:color="auto" w:fill="FFFFFF"/>
          <w:lang w:eastAsia="en-CA"/>
          <w14:ligatures w14:val="none"/>
        </w:rPr>
      </w:pPr>
      <w:r w:rsidRPr="006A7514">
        <w:rPr>
          <w:rFonts w:ascii="Times New Roman" w:eastAsia="Times New Roman" w:hAnsi="Times New Roman" w:cs="Times New Roman"/>
          <w:b/>
          <w:bCs/>
          <w:color w:val="1E1D1A"/>
          <w:kern w:val="0"/>
          <w:sz w:val="24"/>
          <w:szCs w:val="24"/>
          <w:shd w:val="clear" w:color="auto" w:fill="FFFFFF"/>
          <w:lang w:eastAsia="en-CA"/>
          <w14:ligatures w14:val="none"/>
        </w:rPr>
        <w:t>Data Analysis and Outcome Measures</w:t>
      </w:r>
    </w:p>
    <w:p w14:paraId="2CD60C69" w14:textId="77777777" w:rsidR="00176021" w:rsidRPr="006A7514"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6A7514">
        <w:rPr>
          <w:rFonts w:ascii="Times New Roman" w:eastAsia="Times New Roman" w:hAnsi="Times New Roman" w:cs="Times New Roman"/>
          <w:color w:val="1E1D1A"/>
          <w:kern w:val="0"/>
          <w:sz w:val="24"/>
          <w:szCs w:val="24"/>
          <w:shd w:val="clear" w:color="auto" w:fill="FFFFFF"/>
          <w:lang w:eastAsia="en-CA"/>
          <w14:ligatures w14:val="none"/>
        </w:rPr>
        <w:t>All analysis was handled in MATLAB R2019b. Mean metabolic rates and standard deviations were calculated, and metabolic cost was determined from VO2 data using the Brockway equation (1987). Behavioral responses were modeled with an exponential fit, using the equation:</w:t>
      </w:r>
    </w:p>
    <w:p w14:paraId="6D2D7207" w14:textId="77777777" w:rsidR="008E72D5" w:rsidRDefault="00176021" w:rsidP="00176021">
      <w:pPr>
        <w:spacing w:after="0" w:line="480" w:lineRule="auto"/>
        <w:rPr>
          <w:rFonts w:ascii="Times New Roman" w:eastAsia="Times New Roman" w:hAnsi="Times New Roman" w:cs="Times New Roman"/>
          <w:b/>
          <w:bCs/>
          <w:color w:val="1E1D1A"/>
          <w:kern w:val="0"/>
          <w:sz w:val="24"/>
          <w:szCs w:val="24"/>
          <w:shd w:val="clear" w:color="auto" w:fill="FFFFFF"/>
          <w:lang w:eastAsia="en-CA"/>
          <w14:ligatures w14:val="none"/>
        </w:rPr>
      </w:pPr>
      <w:r w:rsidRPr="006A7514">
        <w:rPr>
          <w:rFonts w:ascii="Times New Roman" w:eastAsia="Times New Roman" w:hAnsi="Times New Roman" w:cs="Times New Roman"/>
          <w:b/>
          <w:bCs/>
          <w:color w:val="1E1D1A"/>
          <w:kern w:val="0"/>
          <w:sz w:val="24"/>
          <w:szCs w:val="24"/>
          <w:shd w:val="clear" w:color="auto" w:fill="FFFFFF"/>
          <w:lang w:eastAsia="en-CA"/>
          <w14:ligatures w14:val="none"/>
        </w:rPr>
        <w:t>General</w:t>
      </w:r>
      <w:r>
        <w:rPr>
          <w:rFonts w:ascii="Times New Roman" w:eastAsia="Times New Roman" w:hAnsi="Times New Roman" w:cs="Times New Roman"/>
          <w:b/>
          <w:bCs/>
          <w:color w:val="1E1D1A"/>
          <w:kern w:val="0"/>
          <w:sz w:val="24"/>
          <w:szCs w:val="24"/>
          <w:shd w:val="clear" w:color="auto" w:fill="FFFFFF"/>
          <w:lang w:eastAsia="en-CA"/>
          <w14:ligatures w14:val="none"/>
        </w:rPr>
        <w:t xml:space="preserve"> </w:t>
      </w:r>
      <w:r w:rsidRPr="006A7514">
        <w:rPr>
          <w:rFonts w:ascii="Times New Roman" w:eastAsia="Times New Roman" w:hAnsi="Times New Roman" w:cs="Times New Roman"/>
          <w:b/>
          <w:bCs/>
          <w:color w:val="1E1D1A"/>
          <w:kern w:val="0"/>
          <w:sz w:val="24"/>
          <w:szCs w:val="24"/>
          <w:shd w:val="clear" w:color="auto" w:fill="FFFFFF"/>
          <w:lang w:eastAsia="en-CA"/>
          <w14:ligatures w14:val="none"/>
        </w:rPr>
        <w:t xml:space="preserve">model </w:t>
      </w:r>
      <w:r>
        <w:rPr>
          <w:rFonts w:ascii="Times New Roman" w:eastAsia="Times New Roman" w:hAnsi="Times New Roman" w:cs="Times New Roman"/>
          <w:b/>
          <w:bCs/>
          <w:color w:val="1E1D1A"/>
          <w:kern w:val="0"/>
          <w:sz w:val="24"/>
          <w:szCs w:val="24"/>
          <w:shd w:val="clear" w:color="auto" w:fill="FFFFFF"/>
          <w:lang w:eastAsia="en-CA"/>
          <w14:ligatures w14:val="none"/>
        </w:rPr>
        <w:t>Exponential Fit (1 term)</w:t>
      </w:r>
      <w:r w:rsidRPr="006A7514">
        <w:rPr>
          <w:rFonts w:ascii="Times New Roman" w:eastAsia="Times New Roman" w:hAnsi="Times New Roman" w:cs="Times New Roman"/>
          <w:b/>
          <w:bCs/>
          <w:color w:val="1E1D1A"/>
          <w:kern w:val="0"/>
          <w:sz w:val="24"/>
          <w:szCs w:val="24"/>
          <w:shd w:val="clear" w:color="auto" w:fill="FFFFFF"/>
          <w:lang w:eastAsia="en-CA"/>
          <w14:ligatures w14:val="none"/>
        </w:rPr>
        <w:t>:</w:t>
      </w:r>
    </w:p>
    <w:p w14:paraId="2AA6E5C6" w14:textId="568DF604" w:rsidR="00176021" w:rsidRPr="006A7514" w:rsidRDefault="008E72D5" w:rsidP="00176021">
      <w:pPr>
        <w:spacing w:after="0" w:line="480" w:lineRule="auto"/>
        <w:rPr>
          <w:rFonts w:ascii="Times New Roman" w:eastAsia="Times New Roman" w:hAnsi="Times New Roman" w:cs="Times New Roman"/>
          <w:color w:val="1E1D1A"/>
          <w:kern w:val="0"/>
          <w:sz w:val="24"/>
          <w:szCs w:val="24"/>
          <w:shd w:val="clear" w:color="auto" w:fill="FFFFFF"/>
          <w:lang w:eastAsia="en-CA"/>
          <w14:ligatures w14:val="none"/>
        </w:rPr>
      </w:pPr>
      <m:oMath>
        <m:r>
          <w:rPr>
            <w:rFonts w:ascii="Cambria Math" w:eastAsia="Times New Roman" w:hAnsi="Cambria Math" w:cs="Times New Roman"/>
            <w:color w:val="1E1D1A"/>
            <w:kern w:val="0"/>
            <w:sz w:val="24"/>
            <w:szCs w:val="24"/>
            <w:shd w:val="clear" w:color="auto" w:fill="FFFFFF"/>
            <w:lang w:eastAsia="en-CA"/>
            <w14:ligatures w14:val="none"/>
          </w:rPr>
          <m:t>f</m:t>
        </m:r>
        <m:d>
          <m:dPr>
            <m:ctrlPr>
              <w:rPr>
                <w:rFonts w:ascii="Cambria Math" w:eastAsia="Times New Roman" w:hAnsi="Cambria Math" w:cs="Times New Roman"/>
                <w:i/>
                <w:iCs/>
                <w:color w:val="1E1D1A"/>
                <w:kern w:val="0"/>
                <w:sz w:val="24"/>
                <w:szCs w:val="24"/>
                <w:shd w:val="clear" w:color="auto" w:fill="FFFFFF"/>
                <w:lang w:eastAsia="en-CA"/>
                <w14:ligatures w14:val="none"/>
              </w:rPr>
            </m:ctrlPr>
          </m:dPr>
          <m:e>
            <m:r>
              <w:rPr>
                <w:rFonts w:ascii="Cambria Math" w:eastAsia="Times New Roman" w:hAnsi="Cambria Math" w:cs="Times New Roman"/>
                <w:color w:val="1E1D1A"/>
                <w:kern w:val="0"/>
                <w:sz w:val="24"/>
                <w:szCs w:val="24"/>
                <w:shd w:val="clear" w:color="auto" w:fill="FFFFFF"/>
                <w:lang w:eastAsia="en-CA"/>
                <w14:ligatures w14:val="none"/>
              </w:rPr>
              <m:t>x</m:t>
            </m:r>
          </m:e>
        </m:d>
        <m:r>
          <w:rPr>
            <w:rFonts w:ascii="Cambria Math" w:eastAsia="Times New Roman" w:hAnsi="Cambria Math" w:cs="Times New Roman"/>
            <w:color w:val="1E1D1A"/>
            <w:kern w:val="0"/>
            <w:sz w:val="24"/>
            <w:szCs w:val="24"/>
            <w:shd w:val="clear" w:color="auto" w:fill="FFFFFF"/>
            <w:lang w:eastAsia="en-CA"/>
            <w14:ligatures w14:val="none"/>
          </w:rPr>
          <m:t>=a*</m:t>
        </m:r>
        <m:sSup>
          <m:sSupPr>
            <m:ctrlPr>
              <w:rPr>
                <w:rFonts w:ascii="Cambria Math" w:eastAsia="Times New Roman" w:hAnsi="Cambria Math" w:cs="Times New Roman"/>
                <w:iCs/>
                <w:color w:val="1E1D1A"/>
                <w:kern w:val="0"/>
                <w:sz w:val="24"/>
                <w:szCs w:val="24"/>
                <w:shd w:val="clear" w:color="auto" w:fill="FFFFFF"/>
                <w:lang w:eastAsia="en-CA"/>
                <w14:ligatures w14:val="none"/>
              </w:rPr>
            </m:ctrlPr>
          </m:sSupPr>
          <m:e>
            <m:r>
              <w:rPr>
                <w:rFonts w:ascii="Cambria Math" w:eastAsia="Times New Roman" w:hAnsi="Cambria Math" w:cs="Times New Roman"/>
                <w:color w:val="1E1D1A"/>
                <w:kern w:val="0"/>
                <w:sz w:val="24"/>
                <w:szCs w:val="24"/>
                <w:shd w:val="clear" w:color="auto" w:fill="FFFFFF"/>
                <w:lang w:eastAsia="en-CA"/>
                <w14:ligatures w14:val="none"/>
              </w:rPr>
              <m:t>e</m:t>
            </m:r>
          </m:e>
          <m:sup>
            <m:r>
              <w:rPr>
                <w:rFonts w:ascii="Cambria Math" w:eastAsia="Times New Roman" w:hAnsi="Cambria Math" w:cs="Times New Roman"/>
                <w:color w:val="1E1D1A"/>
                <w:kern w:val="0"/>
                <w:sz w:val="24"/>
                <w:szCs w:val="24"/>
                <w:shd w:val="clear" w:color="auto" w:fill="FFFFFF"/>
                <w:lang w:eastAsia="en-CA"/>
                <w14:ligatures w14:val="none"/>
              </w:rPr>
              <m:t>b*x</m:t>
            </m:r>
          </m:sup>
        </m:sSup>
      </m:oMath>
      <w:r w:rsidR="00176021">
        <w:rPr>
          <w:rFonts w:ascii="Times New Roman" w:eastAsia="Times New Roman" w:hAnsi="Times New Roman" w:cs="Times New Roman"/>
          <w:i/>
          <w:iCs/>
          <w:color w:val="1E1D1A"/>
          <w:kern w:val="0"/>
          <w:sz w:val="24"/>
          <w:szCs w:val="24"/>
          <w:shd w:val="clear" w:color="auto" w:fill="FFFFFF"/>
          <w:lang w:eastAsia="en-CA"/>
          <w14:ligatures w14:val="none"/>
        </w:rPr>
        <w:t xml:space="preserve"> </w:t>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Pr>
          <w:rFonts w:ascii="Times New Roman" w:eastAsia="Times New Roman" w:hAnsi="Times New Roman" w:cs="Times New Roman"/>
          <w:i/>
          <w:iCs/>
          <w:color w:val="1E1D1A"/>
          <w:kern w:val="0"/>
          <w:sz w:val="24"/>
          <w:szCs w:val="24"/>
          <w:shd w:val="clear" w:color="auto" w:fill="FFFFFF"/>
          <w:lang w:eastAsia="en-CA"/>
          <w14:ligatures w14:val="none"/>
        </w:rPr>
        <w:tab/>
      </w:r>
      <w:r w:rsidR="00176021" w:rsidRPr="006A7514">
        <w:rPr>
          <w:rFonts w:ascii="Times New Roman" w:eastAsia="Times New Roman" w:hAnsi="Times New Roman" w:cs="Times New Roman"/>
          <w:b/>
          <w:bCs/>
          <w:color w:val="1E1D1A"/>
          <w:kern w:val="0"/>
          <w:sz w:val="24"/>
          <w:szCs w:val="24"/>
          <w:shd w:val="clear" w:color="auto" w:fill="FFFFFF"/>
          <w:lang w:eastAsia="en-CA"/>
          <w14:ligatures w14:val="none"/>
        </w:rPr>
        <w:t>(Equation 1)</w:t>
      </w:r>
    </w:p>
    <w:p w14:paraId="66BD77C0" w14:textId="123D283B" w:rsidR="00BF41A0" w:rsidRPr="00176021" w:rsidRDefault="00176021" w:rsidP="00176021">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316152">
        <w:rPr>
          <w:rFonts w:ascii="Times New Roman" w:eastAsia="Times New Roman" w:hAnsi="Times New Roman" w:cs="Times New Roman"/>
          <w:color w:val="1E1D1A"/>
          <w:kern w:val="0"/>
          <w:sz w:val="24"/>
          <w:szCs w:val="24"/>
          <w:shd w:val="clear" w:color="auto" w:fill="FFFFFF"/>
          <w:lang w:eastAsia="en-CA"/>
          <w14:ligatures w14:val="none"/>
        </w:rPr>
        <w:t xml:space="preserve">In this equation, x represents the independent variable (coactivation level), and f(x) is the dependent variable (behavioral response). The parameter </w:t>
      </w:r>
      <w:r>
        <w:rPr>
          <w:rFonts w:ascii="Times New Roman" w:eastAsia="Times New Roman" w:hAnsi="Times New Roman" w:cs="Times New Roman"/>
          <w:color w:val="1E1D1A"/>
          <w:kern w:val="0"/>
          <w:sz w:val="24"/>
          <w:szCs w:val="24"/>
          <w:shd w:val="clear" w:color="auto" w:fill="FFFFFF"/>
          <w:lang w:eastAsia="en-CA"/>
          <w14:ligatures w14:val="none"/>
        </w:rPr>
        <w:t>‘</w:t>
      </w:r>
      <w:r w:rsidRPr="00316152">
        <w:rPr>
          <w:rFonts w:ascii="Times New Roman" w:eastAsia="Times New Roman" w:hAnsi="Times New Roman" w:cs="Times New Roman"/>
          <w:color w:val="1E1D1A"/>
          <w:kern w:val="0"/>
          <w:sz w:val="24"/>
          <w:szCs w:val="24"/>
          <w:shd w:val="clear" w:color="auto" w:fill="FFFFFF"/>
          <w:lang w:eastAsia="en-CA"/>
          <w14:ligatures w14:val="none"/>
        </w:rPr>
        <w:t>a</w:t>
      </w:r>
      <w:r>
        <w:rPr>
          <w:rFonts w:ascii="Times New Roman" w:eastAsia="Times New Roman" w:hAnsi="Times New Roman" w:cs="Times New Roman"/>
          <w:color w:val="1E1D1A"/>
          <w:kern w:val="0"/>
          <w:sz w:val="24"/>
          <w:szCs w:val="24"/>
          <w:shd w:val="clear" w:color="auto" w:fill="FFFFFF"/>
          <w:lang w:eastAsia="en-CA"/>
          <w14:ligatures w14:val="none"/>
        </w:rPr>
        <w:t>’</w:t>
      </w:r>
      <w:r w:rsidRPr="00316152">
        <w:rPr>
          <w:rFonts w:ascii="Times New Roman" w:eastAsia="Times New Roman" w:hAnsi="Times New Roman" w:cs="Times New Roman"/>
          <w:color w:val="1E1D1A"/>
          <w:kern w:val="0"/>
          <w:sz w:val="24"/>
          <w:szCs w:val="24"/>
          <w:shd w:val="clear" w:color="auto" w:fill="FFFFFF"/>
          <w:lang w:eastAsia="en-CA"/>
          <w14:ligatures w14:val="none"/>
        </w:rPr>
        <w:t xml:space="preserve"> is the initial value, while </w:t>
      </w:r>
      <w:r>
        <w:rPr>
          <w:rFonts w:ascii="Times New Roman" w:eastAsia="Times New Roman" w:hAnsi="Times New Roman" w:cs="Times New Roman"/>
          <w:color w:val="1E1D1A"/>
          <w:kern w:val="0"/>
          <w:sz w:val="24"/>
          <w:szCs w:val="24"/>
          <w:shd w:val="clear" w:color="auto" w:fill="FFFFFF"/>
          <w:lang w:eastAsia="en-CA"/>
          <w14:ligatures w14:val="none"/>
        </w:rPr>
        <w:t>‘</w:t>
      </w:r>
      <w:r w:rsidRPr="00316152">
        <w:rPr>
          <w:rFonts w:ascii="Times New Roman" w:eastAsia="Times New Roman" w:hAnsi="Times New Roman" w:cs="Times New Roman"/>
          <w:color w:val="1E1D1A"/>
          <w:kern w:val="0"/>
          <w:sz w:val="24"/>
          <w:szCs w:val="24"/>
          <w:shd w:val="clear" w:color="auto" w:fill="FFFFFF"/>
          <w:lang w:eastAsia="en-CA"/>
          <w14:ligatures w14:val="none"/>
        </w:rPr>
        <w:t>b</w:t>
      </w:r>
      <w:r>
        <w:rPr>
          <w:rFonts w:ascii="Times New Roman" w:eastAsia="Times New Roman" w:hAnsi="Times New Roman" w:cs="Times New Roman"/>
          <w:color w:val="1E1D1A"/>
          <w:kern w:val="0"/>
          <w:sz w:val="24"/>
          <w:szCs w:val="24"/>
          <w:shd w:val="clear" w:color="auto" w:fill="FFFFFF"/>
          <w:lang w:eastAsia="en-CA"/>
          <w14:ligatures w14:val="none"/>
        </w:rPr>
        <w:t>’</w:t>
      </w:r>
      <w:r w:rsidRPr="00316152">
        <w:rPr>
          <w:rFonts w:ascii="Times New Roman" w:eastAsia="Times New Roman" w:hAnsi="Times New Roman" w:cs="Times New Roman"/>
          <w:color w:val="1E1D1A"/>
          <w:kern w:val="0"/>
          <w:sz w:val="24"/>
          <w:szCs w:val="24"/>
          <w:shd w:val="clear" w:color="auto" w:fill="FFFFFF"/>
          <w:lang w:eastAsia="en-CA"/>
          <w14:ligatures w14:val="none"/>
        </w:rPr>
        <w:t xml:space="preserve"> is the growth/decay constant. If b &gt; 0, it indicates exponential growth, and if b &lt; 0, it represents exponential decay. Parameters were extracted in MATLAB to quantify behavior across conditions. Figures were also generated in MATLAB to visualize trends. </w:t>
      </w:r>
      <w:r w:rsidRPr="00685C9D">
        <w:rPr>
          <w:rFonts w:ascii="Times New Roman" w:eastAsia="Times New Roman" w:hAnsi="Times New Roman" w:cs="Times New Roman"/>
          <w:color w:val="1E1D1A"/>
          <w:kern w:val="0"/>
          <w:sz w:val="24"/>
          <w:szCs w:val="24"/>
          <w:shd w:val="clear" w:color="auto" w:fill="FFFFFF"/>
          <w:lang w:eastAsia="en-CA"/>
          <w14:ligatures w14:val="none"/>
        </w:rPr>
        <w:t>The study gathered data on metabolic cost through gas respirometry, checked success rates and speed in dynamic tasks, and tracked muscle coactivation with EMG to see how these changed with different coactivation levels.</w:t>
      </w:r>
    </w:p>
    <w:p w14:paraId="6E437C82" w14:textId="77777777" w:rsidR="00AE3130" w:rsidRDefault="00AE3130" w:rsidP="0045017A">
      <w:pPr>
        <w:spacing w:line="480" w:lineRule="auto"/>
        <w:rPr>
          <w:rFonts w:ascii="Times New Roman" w:hAnsi="Times New Roman" w:cs="Times New Roman"/>
          <w:b/>
          <w:bCs/>
          <w:sz w:val="24"/>
          <w:szCs w:val="24"/>
          <w:u w:val="single"/>
        </w:rPr>
      </w:pPr>
    </w:p>
    <w:p w14:paraId="6A341338" w14:textId="77777777" w:rsidR="00AE3130" w:rsidRDefault="00AE3130" w:rsidP="0045017A">
      <w:pPr>
        <w:spacing w:line="480" w:lineRule="auto"/>
        <w:rPr>
          <w:rFonts w:ascii="Times New Roman" w:hAnsi="Times New Roman" w:cs="Times New Roman"/>
          <w:b/>
          <w:bCs/>
          <w:sz w:val="24"/>
          <w:szCs w:val="24"/>
          <w:u w:val="single"/>
        </w:rPr>
      </w:pPr>
    </w:p>
    <w:p w14:paraId="07187582" w14:textId="77777777" w:rsidR="00AE3130" w:rsidRDefault="00AE3130" w:rsidP="0045017A">
      <w:pPr>
        <w:spacing w:line="480" w:lineRule="auto"/>
        <w:rPr>
          <w:rFonts w:ascii="Times New Roman" w:hAnsi="Times New Roman" w:cs="Times New Roman"/>
          <w:b/>
          <w:bCs/>
          <w:sz w:val="24"/>
          <w:szCs w:val="24"/>
          <w:u w:val="single"/>
        </w:rPr>
      </w:pPr>
    </w:p>
    <w:p w14:paraId="48907CE2" w14:textId="27EB408F" w:rsidR="00176021" w:rsidRPr="0045017A" w:rsidRDefault="00176021" w:rsidP="0045017A">
      <w:pPr>
        <w:spacing w:line="480" w:lineRule="auto"/>
        <w:rPr>
          <w:rFonts w:ascii="Times New Roman" w:hAnsi="Times New Roman" w:cs="Times New Roman"/>
          <w:b/>
          <w:bCs/>
          <w:sz w:val="24"/>
          <w:szCs w:val="24"/>
          <w:u w:val="single"/>
        </w:rPr>
      </w:pPr>
      <w:r w:rsidRPr="0045017A">
        <w:rPr>
          <w:rFonts w:ascii="Times New Roman" w:hAnsi="Times New Roman" w:cs="Times New Roman"/>
          <w:b/>
          <w:bCs/>
          <w:sz w:val="24"/>
          <w:szCs w:val="24"/>
          <w:u w:val="single"/>
        </w:rPr>
        <w:lastRenderedPageBreak/>
        <w:t>Results</w:t>
      </w:r>
    </w:p>
    <w:p w14:paraId="6A13C2E4" w14:textId="77777777" w:rsidR="00176021" w:rsidRPr="009162B8" w:rsidRDefault="00176021" w:rsidP="00176021">
      <w:pPr>
        <w:spacing w:line="480" w:lineRule="auto"/>
        <w:rPr>
          <w:rFonts w:ascii="Times New Roman" w:hAnsi="Times New Roman" w:cs="Times New Roman"/>
          <w:b/>
          <w:bCs/>
          <w:sz w:val="24"/>
          <w:szCs w:val="24"/>
        </w:rPr>
      </w:pPr>
      <w:r w:rsidRPr="009162B8">
        <w:rPr>
          <w:rFonts w:ascii="Times New Roman" w:hAnsi="Times New Roman" w:cs="Times New Roman"/>
          <w:b/>
          <w:bCs/>
          <w:sz w:val="24"/>
          <w:szCs w:val="24"/>
        </w:rPr>
        <w:t>Kinematic Responses Across Coactivation Levels</w:t>
      </w:r>
    </w:p>
    <w:p w14:paraId="13288809" w14:textId="77777777" w:rsidR="00176021" w:rsidRPr="00422045" w:rsidRDefault="00176021" w:rsidP="00176021">
      <w:pPr>
        <w:spacing w:line="480" w:lineRule="auto"/>
        <w:rPr>
          <w:rFonts w:ascii="Times New Roman" w:hAnsi="Times New Roman" w:cs="Times New Roman"/>
          <w:sz w:val="24"/>
          <w:szCs w:val="24"/>
        </w:rPr>
      </w:pPr>
      <w:r w:rsidRPr="00F85201">
        <w:rPr>
          <w:rFonts w:ascii="Times New Roman" w:hAnsi="Times New Roman" w:cs="Times New Roman"/>
          <w:sz w:val="24"/>
          <w:szCs w:val="24"/>
        </w:rPr>
        <w:t>The elbow angle data were recorded during the extension and flexion tasks to capture movement across coactivation levels (0.5x, 1x, 2x, 4x, 8x, 16x). Two figures present these measurements, one showing the progression over time and the other summarizing the peak values observed.</w:t>
      </w:r>
    </w:p>
    <w:p w14:paraId="39F38863" w14:textId="77777777" w:rsidR="00DB217C" w:rsidRDefault="00DB217C" w:rsidP="00176021">
      <w:pPr>
        <w:spacing w:line="480" w:lineRule="auto"/>
        <w:rPr>
          <w:rFonts w:ascii="Times New Roman" w:hAnsi="Times New Roman" w:cs="Times New Roman"/>
          <w:noProof/>
          <w:sz w:val="24"/>
          <w:szCs w:val="24"/>
        </w:rPr>
      </w:pPr>
    </w:p>
    <w:p w14:paraId="14F787A1" w14:textId="2D15D75B" w:rsidR="00176021" w:rsidRPr="00422045" w:rsidRDefault="00DB217C" w:rsidP="00DB217C">
      <w:pPr>
        <w:spacing w:line="240" w:lineRule="auto"/>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D1B11CE" wp14:editId="7ED79095">
            <wp:extent cx="5796314" cy="2162175"/>
            <wp:effectExtent l="0" t="0" r="0" b="0"/>
            <wp:docPr id="1224541534" name="Picture 1" descr="A diagram of a person's 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41534" name="Picture 1" descr="A diagram of a person's arm&#10;&#10;AI-generated content may be incorrect."/>
                    <pic:cNvPicPr/>
                  </pic:nvPicPr>
                  <pic:blipFill rotWithShape="1">
                    <a:blip r:embed="rId15" cstate="print">
                      <a:extLst>
                        <a:ext uri="{28A0092B-C50C-407E-A947-70E740481C1C}">
                          <a14:useLocalDpi xmlns:a14="http://schemas.microsoft.com/office/drawing/2010/main" val="0"/>
                        </a:ext>
                      </a:extLst>
                    </a:blip>
                    <a:srcRect l="2479"/>
                    <a:stretch/>
                  </pic:blipFill>
                  <pic:spPr bwMode="auto">
                    <a:xfrm>
                      <a:off x="0" y="0"/>
                      <a:ext cx="5796314" cy="2162175"/>
                    </a:xfrm>
                    <a:prstGeom prst="rect">
                      <a:avLst/>
                    </a:prstGeom>
                    <a:ln>
                      <a:noFill/>
                    </a:ln>
                    <a:extLst>
                      <a:ext uri="{53640926-AAD7-44D8-BBD7-CCE9431645EC}">
                        <a14:shadowObscured xmlns:a14="http://schemas.microsoft.com/office/drawing/2010/main"/>
                      </a:ext>
                    </a:extLst>
                  </pic:spPr>
                </pic:pic>
              </a:graphicData>
            </a:graphic>
          </wp:inline>
        </w:drawing>
      </w:r>
    </w:p>
    <w:p w14:paraId="0C4062EE" w14:textId="210B79FC" w:rsidR="00B569C9" w:rsidRPr="00B569C9" w:rsidRDefault="00176021" w:rsidP="00127F9F">
      <w:pPr>
        <w:spacing w:line="240" w:lineRule="auto"/>
        <w:jc w:val="both"/>
        <w:rPr>
          <w:rFonts w:ascii="Times New Roman" w:hAnsi="Times New Roman" w:cs="Times New Roman"/>
          <w:b/>
          <w:bCs/>
          <w:noProof/>
          <w:sz w:val="24"/>
          <w:szCs w:val="24"/>
        </w:rPr>
      </w:pPr>
      <w:r w:rsidRPr="00422045">
        <w:rPr>
          <w:rFonts w:ascii="Times New Roman" w:hAnsi="Times New Roman" w:cs="Times New Roman"/>
          <w:b/>
          <w:bCs/>
          <w:noProof/>
          <w:sz w:val="24"/>
          <w:szCs w:val="24"/>
        </w:rPr>
        <w:t xml:space="preserve">Figure 2. </w:t>
      </w:r>
      <w:r w:rsidRPr="00127F9F">
        <w:rPr>
          <w:rFonts w:ascii="Times New Roman" w:hAnsi="Times New Roman" w:cs="Times New Roman"/>
          <w:noProof/>
          <w:sz w:val="24"/>
          <w:szCs w:val="24"/>
        </w:rPr>
        <w:t xml:space="preserve">Average </w:t>
      </w:r>
      <w:r w:rsidR="004B2471">
        <w:rPr>
          <w:rFonts w:ascii="Times New Roman" w:hAnsi="Times New Roman" w:cs="Times New Roman"/>
          <w:noProof/>
          <w:sz w:val="24"/>
          <w:szCs w:val="24"/>
        </w:rPr>
        <w:t>e</w:t>
      </w:r>
      <w:r w:rsidRPr="00127F9F">
        <w:rPr>
          <w:rFonts w:ascii="Times New Roman" w:hAnsi="Times New Roman" w:cs="Times New Roman"/>
          <w:noProof/>
          <w:sz w:val="24"/>
          <w:szCs w:val="24"/>
        </w:rPr>
        <w:t xml:space="preserve">lbow </w:t>
      </w:r>
      <w:r w:rsidR="004B2471">
        <w:rPr>
          <w:rFonts w:ascii="Times New Roman" w:hAnsi="Times New Roman" w:cs="Times New Roman"/>
          <w:noProof/>
          <w:sz w:val="24"/>
          <w:szCs w:val="24"/>
        </w:rPr>
        <w:t>a</w:t>
      </w:r>
      <w:r w:rsidRPr="00127F9F">
        <w:rPr>
          <w:rFonts w:ascii="Times New Roman" w:hAnsi="Times New Roman" w:cs="Times New Roman"/>
          <w:noProof/>
          <w:sz w:val="24"/>
          <w:szCs w:val="24"/>
        </w:rPr>
        <w:t xml:space="preserve">ngle of </w:t>
      </w:r>
      <w:r w:rsidR="004B2471">
        <w:rPr>
          <w:rFonts w:ascii="Times New Roman" w:hAnsi="Times New Roman" w:cs="Times New Roman"/>
          <w:noProof/>
          <w:sz w:val="24"/>
          <w:szCs w:val="24"/>
        </w:rPr>
        <w:t>p</w:t>
      </w:r>
      <w:r w:rsidRPr="00127F9F">
        <w:rPr>
          <w:rFonts w:ascii="Times New Roman" w:hAnsi="Times New Roman" w:cs="Times New Roman"/>
          <w:noProof/>
          <w:sz w:val="24"/>
          <w:szCs w:val="24"/>
        </w:rPr>
        <w:t xml:space="preserve">articipants </w:t>
      </w:r>
      <w:r w:rsidR="004B2471">
        <w:rPr>
          <w:rFonts w:ascii="Times New Roman" w:hAnsi="Times New Roman" w:cs="Times New Roman"/>
          <w:noProof/>
          <w:sz w:val="24"/>
          <w:szCs w:val="24"/>
        </w:rPr>
        <w:t>o</w:t>
      </w:r>
      <w:r w:rsidRPr="00127F9F">
        <w:rPr>
          <w:rFonts w:ascii="Times New Roman" w:hAnsi="Times New Roman" w:cs="Times New Roman"/>
          <w:noProof/>
          <w:sz w:val="24"/>
          <w:szCs w:val="24"/>
        </w:rPr>
        <w:t xml:space="preserve">ver </w:t>
      </w:r>
      <w:r w:rsidR="004B2471">
        <w:rPr>
          <w:rFonts w:ascii="Times New Roman" w:hAnsi="Times New Roman" w:cs="Times New Roman"/>
          <w:noProof/>
          <w:sz w:val="24"/>
          <w:szCs w:val="24"/>
        </w:rPr>
        <w:t>t</w:t>
      </w:r>
      <w:r w:rsidRPr="00127F9F">
        <w:rPr>
          <w:rFonts w:ascii="Times New Roman" w:hAnsi="Times New Roman" w:cs="Times New Roman"/>
          <w:noProof/>
          <w:sz w:val="24"/>
          <w:szCs w:val="24"/>
        </w:rPr>
        <w:t xml:space="preserve">ime for the </w:t>
      </w:r>
      <w:r w:rsidR="004B2471">
        <w:rPr>
          <w:rFonts w:ascii="Times New Roman" w:hAnsi="Times New Roman" w:cs="Times New Roman"/>
          <w:noProof/>
          <w:sz w:val="24"/>
          <w:szCs w:val="24"/>
        </w:rPr>
        <w:t>e</w:t>
      </w:r>
      <w:r w:rsidRPr="00127F9F">
        <w:rPr>
          <w:rFonts w:ascii="Times New Roman" w:hAnsi="Times New Roman" w:cs="Times New Roman"/>
          <w:noProof/>
          <w:sz w:val="24"/>
          <w:szCs w:val="24"/>
        </w:rPr>
        <w:t xml:space="preserve">xtension </w:t>
      </w:r>
      <w:r w:rsidRPr="004B2471">
        <w:rPr>
          <w:rFonts w:ascii="Times New Roman" w:hAnsi="Times New Roman" w:cs="Times New Roman"/>
          <w:b/>
          <w:bCs/>
          <w:noProof/>
          <w:sz w:val="24"/>
          <w:szCs w:val="24"/>
        </w:rPr>
        <w:t>(</w:t>
      </w:r>
      <w:r w:rsidR="00166098">
        <w:rPr>
          <w:rFonts w:ascii="Times New Roman" w:hAnsi="Times New Roman" w:cs="Times New Roman"/>
          <w:b/>
          <w:bCs/>
          <w:noProof/>
          <w:sz w:val="24"/>
          <w:szCs w:val="24"/>
        </w:rPr>
        <w:t>A</w:t>
      </w:r>
      <w:r w:rsidRPr="004B2471">
        <w:rPr>
          <w:rFonts w:ascii="Times New Roman" w:hAnsi="Times New Roman" w:cs="Times New Roman"/>
          <w:b/>
          <w:bCs/>
          <w:noProof/>
          <w:sz w:val="24"/>
          <w:szCs w:val="24"/>
        </w:rPr>
        <w:t>)</w:t>
      </w:r>
      <w:r w:rsidRPr="00127F9F">
        <w:rPr>
          <w:rFonts w:ascii="Times New Roman" w:hAnsi="Times New Roman" w:cs="Times New Roman"/>
          <w:noProof/>
          <w:sz w:val="24"/>
          <w:szCs w:val="24"/>
        </w:rPr>
        <w:t xml:space="preserve"> and </w:t>
      </w:r>
      <w:r w:rsidR="004B2471">
        <w:rPr>
          <w:rFonts w:ascii="Times New Roman" w:hAnsi="Times New Roman" w:cs="Times New Roman"/>
          <w:noProof/>
          <w:sz w:val="24"/>
          <w:szCs w:val="24"/>
        </w:rPr>
        <w:t>f</w:t>
      </w:r>
      <w:r w:rsidRPr="00127F9F">
        <w:rPr>
          <w:rFonts w:ascii="Times New Roman" w:hAnsi="Times New Roman" w:cs="Times New Roman"/>
          <w:noProof/>
          <w:sz w:val="24"/>
          <w:szCs w:val="24"/>
        </w:rPr>
        <w:t xml:space="preserve">lexion </w:t>
      </w:r>
      <w:r w:rsidR="004B2471">
        <w:rPr>
          <w:rFonts w:ascii="Times New Roman" w:hAnsi="Times New Roman" w:cs="Times New Roman"/>
          <w:noProof/>
          <w:sz w:val="24"/>
          <w:szCs w:val="24"/>
        </w:rPr>
        <w:t>t</w:t>
      </w:r>
      <w:r w:rsidRPr="00127F9F">
        <w:rPr>
          <w:rFonts w:ascii="Times New Roman" w:hAnsi="Times New Roman" w:cs="Times New Roman"/>
          <w:noProof/>
          <w:sz w:val="24"/>
          <w:szCs w:val="24"/>
        </w:rPr>
        <w:t xml:space="preserve">asks </w:t>
      </w:r>
      <w:r w:rsidRPr="004B2471">
        <w:rPr>
          <w:rFonts w:ascii="Times New Roman" w:hAnsi="Times New Roman" w:cs="Times New Roman"/>
          <w:b/>
          <w:bCs/>
          <w:noProof/>
          <w:sz w:val="24"/>
          <w:szCs w:val="24"/>
        </w:rPr>
        <w:t>(</w:t>
      </w:r>
      <w:r w:rsidR="00166098">
        <w:rPr>
          <w:rFonts w:ascii="Times New Roman" w:hAnsi="Times New Roman" w:cs="Times New Roman"/>
          <w:b/>
          <w:bCs/>
          <w:noProof/>
          <w:sz w:val="24"/>
          <w:szCs w:val="24"/>
        </w:rPr>
        <w:t>B</w:t>
      </w:r>
      <w:r w:rsidRPr="004B2471">
        <w:rPr>
          <w:rFonts w:ascii="Times New Roman" w:hAnsi="Times New Roman" w:cs="Times New Roman"/>
          <w:b/>
          <w:bCs/>
          <w:noProof/>
          <w:sz w:val="24"/>
          <w:szCs w:val="24"/>
        </w:rPr>
        <w:t>)</w:t>
      </w:r>
      <w:r w:rsidRPr="00127F9F">
        <w:rPr>
          <w:rFonts w:ascii="Times New Roman" w:hAnsi="Times New Roman" w:cs="Times New Roman"/>
          <w:noProof/>
          <w:sz w:val="24"/>
          <w:szCs w:val="24"/>
        </w:rPr>
        <w:t>.</w:t>
      </w:r>
      <w:r w:rsidRPr="0061320B">
        <w:rPr>
          <w:rFonts w:ascii="Times New Roman" w:hAnsi="Times New Roman" w:cs="Times New Roman"/>
          <w:b/>
          <w:bCs/>
          <w:noProof/>
          <w:sz w:val="24"/>
          <w:szCs w:val="24"/>
        </w:rPr>
        <w:t xml:space="preserve"> </w:t>
      </w:r>
      <w:r w:rsidR="004B2471" w:rsidRPr="004B2471">
        <w:rPr>
          <w:rFonts w:ascii="Times New Roman" w:hAnsi="Times New Roman" w:cs="Times New Roman"/>
          <w:noProof/>
          <w:sz w:val="24"/>
          <w:szCs w:val="24"/>
        </w:rPr>
        <w:t>This p</w:t>
      </w:r>
      <w:r w:rsidRPr="006F69B0">
        <w:rPr>
          <w:rFonts w:ascii="Times New Roman" w:hAnsi="Times New Roman" w:cs="Times New Roman"/>
          <w:noProof/>
          <w:sz w:val="24"/>
          <w:szCs w:val="24"/>
        </w:rPr>
        <w:t>rovides a detailed view of elbow angle changes across all conditions.</w:t>
      </w:r>
      <w:r>
        <w:rPr>
          <w:rFonts w:ascii="Times New Roman" w:hAnsi="Times New Roman" w:cs="Times New Roman"/>
          <w:noProof/>
          <w:sz w:val="24"/>
          <w:szCs w:val="24"/>
        </w:rPr>
        <w:t xml:space="preserve"> </w:t>
      </w:r>
      <w:r w:rsidRPr="00422045">
        <w:rPr>
          <w:rFonts w:ascii="Times New Roman" w:hAnsi="Times New Roman" w:cs="Times New Roman"/>
          <w:noProof/>
          <w:sz w:val="24"/>
          <w:szCs w:val="24"/>
        </w:rPr>
        <w:t>E</w:t>
      </w:r>
      <w:r w:rsidRPr="006F69B0">
        <w:rPr>
          <w:rFonts w:ascii="Times New Roman" w:hAnsi="Times New Roman" w:cs="Times New Roman"/>
          <w:noProof/>
          <w:sz w:val="24"/>
          <w:szCs w:val="24"/>
        </w:rPr>
        <w:t xml:space="preserve">ach coactivation level </w:t>
      </w:r>
      <w:r w:rsidRPr="00422045">
        <w:rPr>
          <w:rFonts w:ascii="Times New Roman" w:hAnsi="Times New Roman" w:cs="Times New Roman"/>
          <w:noProof/>
          <w:sz w:val="24"/>
          <w:szCs w:val="24"/>
        </w:rPr>
        <w:t xml:space="preserve">is </w:t>
      </w:r>
      <w:r w:rsidRPr="006F69B0">
        <w:rPr>
          <w:rFonts w:ascii="Times New Roman" w:hAnsi="Times New Roman" w:cs="Times New Roman"/>
          <w:noProof/>
          <w:sz w:val="24"/>
          <w:szCs w:val="24"/>
        </w:rPr>
        <w:t xml:space="preserve">marked by a specific line color: 0.5x in light red, 1x in dark blue, 2x in light blue, 4x in purple, 8x in dark orange, and 16x in dark red. </w:t>
      </w:r>
      <w:r w:rsidR="001C7BA2" w:rsidRPr="00040D6E">
        <w:rPr>
          <w:rFonts w:ascii="Times New Roman" w:hAnsi="Times New Roman" w:cs="Times New Roman"/>
          <w:noProof/>
          <w:sz w:val="24"/>
          <w:szCs w:val="24"/>
        </w:rPr>
        <w:t>The shaded areas show variability between participants</w:t>
      </w:r>
      <w:r w:rsidR="001C7BA2">
        <w:rPr>
          <w:rFonts w:ascii="Times New Roman" w:hAnsi="Times New Roman" w:cs="Times New Roman"/>
          <w:noProof/>
          <w:sz w:val="24"/>
          <w:szCs w:val="24"/>
        </w:rPr>
        <w:t>.</w:t>
      </w:r>
    </w:p>
    <w:p w14:paraId="77DEC506" w14:textId="4631224F" w:rsidR="00DB217C" w:rsidRDefault="00176021" w:rsidP="00176021">
      <w:pPr>
        <w:spacing w:line="480" w:lineRule="auto"/>
        <w:jc w:val="both"/>
        <w:rPr>
          <w:rFonts w:ascii="Times New Roman" w:hAnsi="Times New Roman" w:cs="Times New Roman"/>
          <w:noProof/>
          <w:sz w:val="24"/>
          <w:szCs w:val="24"/>
        </w:rPr>
      </w:pPr>
      <w:r w:rsidRPr="006F69B0">
        <w:rPr>
          <w:rFonts w:ascii="Times New Roman" w:hAnsi="Times New Roman" w:cs="Times New Roman"/>
          <w:noProof/>
          <w:sz w:val="24"/>
          <w:szCs w:val="24"/>
        </w:rPr>
        <w:t xml:space="preserve">The angle starts at 0 degrees when the cursor is on the target and changes after the robot applies a disturbance. For the extension task, the </w:t>
      </w:r>
      <w:r w:rsidR="00C365EA">
        <w:rPr>
          <w:rFonts w:ascii="Times New Roman" w:hAnsi="Times New Roman" w:cs="Times New Roman"/>
          <w:noProof/>
          <w:sz w:val="24"/>
          <w:szCs w:val="24"/>
        </w:rPr>
        <w:t xml:space="preserve">peak </w:t>
      </w:r>
      <w:r w:rsidRPr="006F69B0">
        <w:rPr>
          <w:rFonts w:ascii="Times New Roman" w:hAnsi="Times New Roman" w:cs="Times New Roman"/>
          <w:noProof/>
          <w:sz w:val="24"/>
          <w:szCs w:val="24"/>
        </w:rPr>
        <w:t xml:space="preserve">elbow angle reaches about </w:t>
      </w:r>
      <w:r w:rsidRPr="00422045">
        <w:rPr>
          <w:rFonts w:ascii="Times New Roman" w:hAnsi="Times New Roman" w:cs="Times New Roman"/>
          <w:noProof/>
          <w:sz w:val="24"/>
          <w:szCs w:val="24"/>
        </w:rPr>
        <w:t>-</w:t>
      </w:r>
      <w:r w:rsidRPr="006F69B0">
        <w:rPr>
          <w:rFonts w:ascii="Times New Roman" w:hAnsi="Times New Roman" w:cs="Times New Roman"/>
          <w:noProof/>
          <w:sz w:val="24"/>
          <w:szCs w:val="24"/>
        </w:rPr>
        <w:t>1</w:t>
      </w:r>
      <w:r w:rsidRPr="00422045">
        <w:rPr>
          <w:rFonts w:ascii="Times New Roman" w:hAnsi="Times New Roman" w:cs="Times New Roman"/>
          <w:noProof/>
          <w:sz w:val="24"/>
          <w:szCs w:val="24"/>
        </w:rPr>
        <w:t>4</w:t>
      </w:r>
      <w:r w:rsidRPr="006F69B0">
        <w:rPr>
          <w:rFonts w:ascii="Times New Roman" w:hAnsi="Times New Roman" w:cs="Times New Roman"/>
          <w:noProof/>
          <w:sz w:val="24"/>
          <w:szCs w:val="24"/>
        </w:rPr>
        <w:t xml:space="preserve"> degrees at 0.5x (light red) and drops to around </w:t>
      </w:r>
      <w:r w:rsidRPr="00422045">
        <w:rPr>
          <w:rFonts w:ascii="Times New Roman" w:hAnsi="Times New Roman" w:cs="Times New Roman"/>
          <w:noProof/>
          <w:sz w:val="24"/>
          <w:szCs w:val="24"/>
        </w:rPr>
        <w:t>-</w:t>
      </w:r>
      <w:r w:rsidRPr="006F69B0">
        <w:rPr>
          <w:rFonts w:ascii="Times New Roman" w:hAnsi="Times New Roman" w:cs="Times New Roman"/>
          <w:noProof/>
          <w:sz w:val="24"/>
          <w:szCs w:val="24"/>
        </w:rPr>
        <w:t>5 degrees at 16x (dark red). For the flexion task, the angle peaks at about 1</w:t>
      </w:r>
      <w:r>
        <w:rPr>
          <w:rFonts w:ascii="Times New Roman" w:hAnsi="Times New Roman" w:cs="Times New Roman"/>
          <w:noProof/>
          <w:sz w:val="24"/>
          <w:szCs w:val="24"/>
        </w:rPr>
        <w:t>3</w:t>
      </w:r>
      <w:r w:rsidRPr="006F69B0">
        <w:rPr>
          <w:rFonts w:ascii="Times New Roman" w:hAnsi="Times New Roman" w:cs="Times New Roman"/>
          <w:noProof/>
          <w:sz w:val="24"/>
          <w:szCs w:val="24"/>
        </w:rPr>
        <w:t xml:space="preserve"> degrees for 0.5x (light red) and falls to around 5 degrees for 16x (dark red). </w:t>
      </w:r>
      <w:r>
        <w:rPr>
          <w:rFonts w:ascii="Times New Roman" w:hAnsi="Times New Roman" w:cs="Times New Roman"/>
          <w:noProof/>
          <w:sz w:val="24"/>
          <w:szCs w:val="24"/>
        </w:rPr>
        <w:t>H</w:t>
      </w:r>
      <w:r w:rsidRPr="003E530E">
        <w:rPr>
          <w:rFonts w:ascii="Times New Roman" w:hAnsi="Times New Roman" w:cs="Times New Roman"/>
          <w:noProof/>
          <w:sz w:val="24"/>
          <w:szCs w:val="24"/>
        </w:rPr>
        <w:t>igher coactivation levels (e.g., 8x, 16x) showing smaller changes in elbow angle. The shaded areas show how much variation there was between participants</w:t>
      </w:r>
      <w:r>
        <w:rPr>
          <w:rFonts w:ascii="Times New Roman" w:hAnsi="Times New Roman" w:cs="Times New Roman"/>
          <w:noProof/>
          <w:sz w:val="24"/>
          <w:szCs w:val="24"/>
        </w:rPr>
        <w:t xml:space="preserve"> </w:t>
      </w:r>
      <w:r w:rsidRPr="006F69B0">
        <w:rPr>
          <w:rFonts w:ascii="Times New Roman" w:hAnsi="Times New Roman" w:cs="Times New Roman"/>
          <w:noProof/>
          <w:sz w:val="24"/>
          <w:szCs w:val="24"/>
        </w:rPr>
        <w:t>and are widest at</w:t>
      </w:r>
      <w:r>
        <w:rPr>
          <w:rFonts w:ascii="Times New Roman" w:hAnsi="Times New Roman" w:cs="Times New Roman"/>
          <w:noProof/>
          <w:sz w:val="24"/>
          <w:szCs w:val="24"/>
        </w:rPr>
        <w:t xml:space="preserve"> smaller coactivation levels</w:t>
      </w:r>
      <w:r w:rsidRPr="006F69B0">
        <w:rPr>
          <w:rFonts w:ascii="Times New Roman" w:hAnsi="Times New Roman" w:cs="Times New Roman"/>
          <w:noProof/>
          <w:sz w:val="24"/>
          <w:szCs w:val="24"/>
        </w:rPr>
        <w:t xml:space="preserve"> </w:t>
      </w:r>
      <w:r>
        <w:rPr>
          <w:rFonts w:ascii="Times New Roman" w:hAnsi="Times New Roman" w:cs="Times New Roman"/>
          <w:noProof/>
          <w:sz w:val="24"/>
          <w:szCs w:val="24"/>
        </w:rPr>
        <w:t xml:space="preserve">(e.g., </w:t>
      </w:r>
      <w:r w:rsidRPr="006F69B0">
        <w:rPr>
          <w:rFonts w:ascii="Times New Roman" w:hAnsi="Times New Roman" w:cs="Times New Roman"/>
          <w:noProof/>
          <w:sz w:val="24"/>
          <w:szCs w:val="24"/>
        </w:rPr>
        <w:t>0.5x) and narrowest at 16x</w:t>
      </w:r>
      <w:r w:rsidRPr="003E530E">
        <w:rPr>
          <w:rFonts w:ascii="Times New Roman" w:hAnsi="Times New Roman" w:cs="Times New Roman"/>
          <w:noProof/>
          <w:sz w:val="24"/>
          <w:szCs w:val="24"/>
        </w:rPr>
        <w:t xml:space="preserve">. The elbow moves the most when coactivation is low and the least when </w:t>
      </w:r>
      <w:r w:rsidRPr="003E530E">
        <w:rPr>
          <w:rFonts w:ascii="Times New Roman" w:hAnsi="Times New Roman" w:cs="Times New Roman"/>
          <w:noProof/>
          <w:sz w:val="24"/>
          <w:szCs w:val="24"/>
        </w:rPr>
        <w:lastRenderedPageBreak/>
        <w:t>coactivation is high. The flexion and extension patterns look similar, but the direction of movement is opposite.</w:t>
      </w:r>
    </w:p>
    <w:p w14:paraId="7EC3AE80" w14:textId="3193382C" w:rsidR="00176021" w:rsidRPr="00422045" w:rsidRDefault="00DB217C" w:rsidP="00DB217C">
      <w:pPr>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0E65AFE9" wp14:editId="006D5EB9">
            <wp:extent cx="5784040" cy="2164715"/>
            <wp:effectExtent l="0" t="0" r="7620" b="6985"/>
            <wp:docPr id="1227794166" name="Picture 2" descr="A diagram of a person doing a triceps exerc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94166" name="Picture 2" descr="A diagram of a person doing a triceps exercise&#10;&#10;AI-generated content may be incorrect."/>
                    <pic:cNvPicPr/>
                  </pic:nvPicPr>
                  <pic:blipFill rotWithShape="1">
                    <a:blip r:embed="rId16" cstate="print">
                      <a:extLst>
                        <a:ext uri="{28A0092B-C50C-407E-A947-70E740481C1C}">
                          <a14:useLocalDpi xmlns:a14="http://schemas.microsoft.com/office/drawing/2010/main" val="0"/>
                        </a:ext>
                      </a:extLst>
                    </a:blip>
                    <a:srcRect l="2684"/>
                    <a:stretch/>
                  </pic:blipFill>
                  <pic:spPr bwMode="auto">
                    <a:xfrm>
                      <a:off x="0" y="0"/>
                      <a:ext cx="5784040" cy="2164715"/>
                    </a:xfrm>
                    <a:prstGeom prst="rect">
                      <a:avLst/>
                    </a:prstGeom>
                    <a:ln>
                      <a:noFill/>
                    </a:ln>
                    <a:extLst>
                      <a:ext uri="{53640926-AAD7-44D8-BBD7-CCE9431645EC}">
                        <a14:shadowObscured xmlns:a14="http://schemas.microsoft.com/office/drawing/2010/main"/>
                      </a:ext>
                    </a:extLst>
                  </pic:spPr>
                </pic:pic>
              </a:graphicData>
            </a:graphic>
          </wp:inline>
        </w:drawing>
      </w:r>
    </w:p>
    <w:p w14:paraId="340A587D" w14:textId="28AF3BAE" w:rsidR="00176021" w:rsidRPr="00422045" w:rsidRDefault="00176021" w:rsidP="004B2471">
      <w:pPr>
        <w:spacing w:line="240" w:lineRule="auto"/>
        <w:jc w:val="both"/>
        <w:rPr>
          <w:rFonts w:ascii="Times New Roman" w:hAnsi="Times New Roman" w:cs="Times New Roman"/>
          <w:b/>
          <w:bCs/>
          <w:noProof/>
          <w:sz w:val="24"/>
          <w:szCs w:val="24"/>
        </w:rPr>
      </w:pPr>
      <w:r w:rsidRPr="00422045">
        <w:rPr>
          <w:rFonts w:ascii="Times New Roman" w:hAnsi="Times New Roman" w:cs="Times New Roman"/>
          <w:b/>
          <w:bCs/>
          <w:noProof/>
          <w:sz w:val="24"/>
          <w:szCs w:val="24"/>
        </w:rPr>
        <w:t xml:space="preserve">Figure 3. </w:t>
      </w:r>
      <w:r w:rsidRPr="004B2471">
        <w:rPr>
          <w:rFonts w:ascii="Times New Roman" w:hAnsi="Times New Roman" w:cs="Times New Roman"/>
          <w:noProof/>
          <w:sz w:val="24"/>
          <w:szCs w:val="24"/>
        </w:rPr>
        <w:t xml:space="preserve">Summary of </w:t>
      </w:r>
      <w:r w:rsidR="004B2471">
        <w:rPr>
          <w:rFonts w:ascii="Times New Roman" w:hAnsi="Times New Roman" w:cs="Times New Roman"/>
          <w:noProof/>
          <w:sz w:val="24"/>
          <w:szCs w:val="24"/>
        </w:rPr>
        <w:t>p</w:t>
      </w:r>
      <w:r w:rsidRPr="004B2471">
        <w:rPr>
          <w:rFonts w:ascii="Times New Roman" w:hAnsi="Times New Roman" w:cs="Times New Roman"/>
          <w:noProof/>
          <w:sz w:val="24"/>
          <w:szCs w:val="24"/>
        </w:rPr>
        <w:t xml:space="preserve">eak </w:t>
      </w:r>
      <w:r w:rsidR="004B2471">
        <w:rPr>
          <w:rFonts w:ascii="Times New Roman" w:hAnsi="Times New Roman" w:cs="Times New Roman"/>
          <w:noProof/>
          <w:sz w:val="24"/>
          <w:szCs w:val="24"/>
        </w:rPr>
        <w:t>e</w:t>
      </w:r>
      <w:r w:rsidRPr="004B2471">
        <w:rPr>
          <w:rFonts w:ascii="Times New Roman" w:hAnsi="Times New Roman" w:cs="Times New Roman"/>
          <w:noProof/>
          <w:sz w:val="24"/>
          <w:szCs w:val="24"/>
        </w:rPr>
        <w:t xml:space="preserve">lbow </w:t>
      </w:r>
      <w:r w:rsidR="004B2471">
        <w:rPr>
          <w:rFonts w:ascii="Times New Roman" w:hAnsi="Times New Roman" w:cs="Times New Roman"/>
          <w:noProof/>
          <w:sz w:val="24"/>
          <w:szCs w:val="24"/>
        </w:rPr>
        <w:t>a</w:t>
      </w:r>
      <w:r w:rsidRPr="004B2471">
        <w:rPr>
          <w:rFonts w:ascii="Times New Roman" w:hAnsi="Times New Roman" w:cs="Times New Roman"/>
          <w:noProof/>
          <w:sz w:val="24"/>
          <w:szCs w:val="24"/>
        </w:rPr>
        <w:t xml:space="preserve">ngle for </w:t>
      </w:r>
      <w:r w:rsidR="004B2471">
        <w:rPr>
          <w:rFonts w:ascii="Times New Roman" w:hAnsi="Times New Roman" w:cs="Times New Roman"/>
          <w:noProof/>
          <w:sz w:val="24"/>
          <w:szCs w:val="24"/>
        </w:rPr>
        <w:t>e</w:t>
      </w:r>
      <w:r w:rsidRPr="004B2471">
        <w:rPr>
          <w:rFonts w:ascii="Times New Roman" w:hAnsi="Times New Roman" w:cs="Times New Roman"/>
          <w:noProof/>
          <w:sz w:val="24"/>
          <w:szCs w:val="24"/>
        </w:rPr>
        <w:t xml:space="preserve">xtension </w:t>
      </w:r>
      <w:r w:rsidR="004B2471">
        <w:rPr>
          <w:rFonts w:ascii="Times New Roman" w:hAnsi="Times New Roman" w:cs="Times New Roman"/>
          <w:b/>
          <w:bCs/>
          <w:noProof/>
          <w:sz w:val="24"/>
          <w:szCs w:val="24"/>
        </w:rPr>
        <w:t>(</w:t>
      </w:r>
      <w:r w:rsidR="00EC783F">
        <w:rPr>
          <w:rFonts w:ascii="Times New Roman" w:hAnsi="Times New Roman" w:cs="Times New Roman"/>
          <w:b/>
          <w:bCs/>
          <w:noProof/>
          <w:sz w:val="24"/>
          <w:szCs w:val="24"/>
        </w:rPr>
        <w:t>A</w:t>
      </w:r>
      <w:r>
        <w:rPr>
          <w:rFonts w:ascii="Times New Roman" w:hAnsi="Times New Roman" w:cs="Times New Roman"/>
          <w:b/>
          <w:bCs/>
          <w:noProof/>
          <w:sz w:val="24"/>
          <w:szCs w:val="24"/>
        </w:rPr>
        <w:t xml:space="preserve">) </w:t>
      </w:r>
      <w:r w:rsidRPr="004B2471">
        <w:rPr>
          <w:rFonts w:ascii="Times New Roman" w:hAnsi="Times New Roman" w:cs="Times New Roman"/>
          <w:noProof/>
          <w:sz w:val="24"/>
          <w:szCs w:val="24"/>
        </w:rPr>
        <w:t xml:space="preserve">and </w:t>
      </w:r>
      <w:r w:rsidR="004B2471">
        <w:rPr>
          <w:rFonts w:ascii="Times New Roman" w:hAnsi="Times New Roman" w:cs="Times New Roman"/>
          <w:noProof/>
          <w:sz w:val="24"/>
          <w:szCs w:val="24"/>
        </w:rPr>
        <w:t>f</w:t>
      </w:r>
      <w:r w:rsidRPr="004B2471">
        <w:rPr>
          <w:rFonts w:ascii="Times New Roman" w:hAnsi="Times New Roman" w:cs="Times New Roman"/>
          <w:noProof/>
          <w:sz w:val="24"/>
          <w:szCs w:val="24"/>
        </w:rPr>
        <w:t>lexion</w:t>
      </w:r>
      <w:r>
        <w:rPr>
          <w:rFonts w:ascii="Times New Roman" w:hAnsi="Times New Roman" w:cs="Times New Roman"/>
          <w:b/>
          <w:bCs/>
          <w:noProof/>
          <w:sz w:val="24"/>
          <w:szCs w:val="24"/>
        </w:rPr>
        <w:t xml:space="preserve"> (</w:t>
      </w:r>
      <w:r w:rsidR="00EC783F">
        <w:rPr>
          <w:rFonts w:ascii="Times New Roman" w:hAnsi="Times New Roman" w:cs="Times New Roman"/>
          <w:b/>
          <w:bCs/>
          <w:noProof/>
          <w:sz w:val="24"/>
          <w:szCs w:val="24"/>
        </w:rPr>
        <w:t>B</w:t>
      </w:r>
      <w:r>
        <w:rPr>
          <w:rFonts w:ascii="Times New Roman" w:hAnsi="Times New Roman" w:cs="Times New Roman"/>
          <w:b/>
          <w:bCs/>
          <w:noProof/>
          <w:sz w:val="24"/>
          <w:szCs w:val="24"/>
        </w:rPr>
        <w:t>)</w:t>
      </w:r>
      <w:r w:rsidRPr="00422045">
        <w:rPr>
          <w:rFonts w:ascii="Times New Roman" w:hAnsi="Times New Roman" w:cs="Times New Roman"/>
          <w:b/>
          <w:bCs/>
          <w:noProof/>
          <w:sz w:val="24"/>
          <w:szCs w:val="24"/>
        </w:rPr>
        <w:t xml:space="preserve"> </w:t>
      </w:r>
      <w:r w:rsidR="004B2471">
        <w:rPr>
          <w:rFonts w:ascii="Times New Roman" w:hAnsi="Times New Roman" w:cs="Times New Roman"/>
          <w:noProof/>
          <w:sz w:val="24"/>
          <w:szCs w:val="24"/>
        </w:rPr>
        <w:t>p</w:t>
      </w:r>
      <w:r w:rsidRPr="004B2471">
        <w:rPr>
          <w:rFonts w:ascii="Times New Roman" w:hAnsi="Times New Roman" w:cs="Times New Roman"/>
          <w:noProof/>
          <w:sz w:val="24"/>
          <w:szCs w:val="24"/>
        </w:rPr>
        <w:t>rotocols</w:t>
      </w:r>
      <w:r w:rsidRPr="00422045">
        <w:rPr>
          <w:rFonts w:ascii="Times New Roman" w:hAnsi="Times New Roman" w:cs="Times New Roman"/>
          <w:b/>
          <w:bCs/>
          <w:noProof/>
          <w:sz w:val="24"/>
          <w:szCs w:val="24"/>
        </w:rPr>
        <w:t>.</w:t>
      </w:r>
      <w:r w:rsidR="004B2471" w:rsidRPr="004B2471">
        <w:rPr>
          <w:rFonts w:ascii="Times New Roman" w:hAnsi="Times New Roman" w:cs="Times New Roman"/>
          <w:sz w:val="24"/>
          <w:szCs w:val="24"/>
        </w:rPr>
        <w:t xml:space="preserve"> </w:t>
      </w:r>
      <w:r w:rsidR="004B2471" w:rsidRPr="00422045">
        <w:rPr>
          <w:rFonts w:ascii="Times New Roman" w:hAnsi="Times New Roman" w:cs="Times New Roman"/>
          <w:sz w:val="24"/>
          <w:szCs w:val="24"/>
        </w:rPr>
        <w:t>Peak elbow angles for each coactivation level are presented, maintaining the same color scheme as Figure 2.</w:t>
      </w:r>
      <w:r w:rsidR="006B7A3E">
        <w:rPr>
          <w:rFonts w:ascii="Times New Roman" w:hAnsi="Times New Roman" w:cs="Times New Roman"/>
          <w:sz w:val="24"/>
          <w:szCs w:val="24"/>
        </w:rPr>
        <w:t xml:space="preserve"> </w:t>
      </w:r>
      <w:r w:rsidR="006B7A3E" w:rsidRPr="003E530E">
        <w:rPr>
          <w:rFonts w:ascii="Times New Roman" w:hAnsi="Times New Roman" w:cs="Times New Roman"/>
          <w:noProof/>
          <w:sz w:val="24"/>
          <w:szCs w:val="24"/>
        </w:rPr>
        <w:t>The error bars show variability</w:t>
      </w:r>
      <w:r w:rsidR="006B7A3E">
        <w:rPr>
          <w:rFonts w:ascii="Times New Roman" w:hAnsi="Times New Roman" w:cs="Times New Roman"/>
          <w:noProof/>
          <w:sz w:val="24"/>
          <w:szCs w:val="24"/>
        </w:rPr>
        <w:t xml:space="preserve"> </w:t>
      </w:r>
      <w:r w:rsidR="006B7A3E" w:rsidRPr="003E530E">
        <w:rPr>
          <w:rFonts w:ascii="Times New Roman" w:hAnsi="Times New Roman" w:cs="Times New Roman"/>
          <w:noProof/>
          <w:sz w:val="24"/>
          <w:szCs w:val="24"/>
        </w:rPr>
        <w:t>across participants</w:t>
      </w:r>
      <w:r w:rsidR="006B7A3E">
        <w:rPr>
          <w:rFonts w:ascii="Times New Roman" w:hAnsi="Times New Roman" w:cs="Times New Roman"/>
          <w:noProof/>
          <w:sz w:val="24"/>
          <w:szCs w:val="24"/>
        </w:rPr>
        <w:t xml:space="preserve">. </w:t>
      </w:r>
    </w:p>
    <w:p w14:paraId="4DCD1606" w14:textId="1AF63BB8" w:rsidR="00176021" w:rsidRPr="0045017A" w:rsidRDefault="00176021" w:rsidP="0045017A">
      <w:pPr>
        <w:spacing w:line="480" w:lineRule="auto"/>
        <w:jc w:val="both"/>
        <w:rPr>
          <w:rFonts w:ascii="Times New Roman" w:hAnsi="Times New Roman" w:cs="Times New Roman"/>
          <w:noProof/>
          <w:color w:val="FF0000"/>
          <w:sz w:val="24"/>
          <w:szCs w:val="24"/>
        </w:rPr>
      </w:pPr>
      <w:r w:rsidRPr="00422045">
        <w:rPr>
          <w:rFonts w:ascii="Times New Roman" w:hAnsi="Times New Roman" w:cs="Times New Roman"/>
          <w:sz w:val="24"/>
          <w:szCs w:val="24"/>
        </w:rPr>
        <w:t>Figure 3 lists the peak elbow angle values recorded across all conditions</w:t>
      </w:r>
      <w:r>
        <w:rPr>
          <w:rFonts w:ascii="Times New Roman" w:hAnsi="Times New Roman" w:cs="Times New Roman"/>
          <w:sz w:val="24"/>
          <w:szCs w:val="24"/>
        </w:rPr>
        <w:t xml:space="preserve">. </w:t>
      </w:r>
      <w:r w:rsidRPr="003E530E">
        <w:rPr>
          <w:rFonts w:ascii="Times New Roman" w:hAnsi="Times New Roman" w:cs="Times New Roman"/>
          <w:noProof/>
          <w:sz w:val="24"/>
          <w:szCs w:val="24"/>
        </w:rPr>
        <w:t>The extension and flexion tasks follow the same pattern, but the angles are in opposite directions.</w:t>
      </w:r>
      <w:r>
        <w:rPr>
          <w:rFonts w:ascii="Times New Roman" w:hAnsi="Times New Roman" w:cs="Times New Roman"/>
          <w:noProof/>
          <w:sz w:val="24"/>
          <w:szCs w:val="24"/>
        </w:rPr>
        <w:t xml:space="preserve"> </w:t>
      </w:r>
      <w:r w:rsidRPr="00422045">
        <w:rPr>
          <w:rFonts w:ascii="Times New Roman" w:hAnsi="Times New Roman" w:cs="Times New Roman"/>
          <w:sz w:val="24"/>
          <w:szCs w:val="24"/>
        </w:rPr>
        <w:t xml:space="preserve">In the extension task, the peak elbow angle is </w:t>
      </w:r>
      <w:r>
        <w:rPr>
          <w:rFonts w:ascii="Times New Roman" w:hAnsi="Times New Roman" w:cs="Times New Roman"/>
          <w:sz w:val="24"/>
          <w:szCs w:val="24"/>
        </w:rPr>
        <w:t>-</w:t>
      </w:r>
      <w:r w:rsidRPr="00422045">
        <w:rPr>
          <w:rFonts w:ascii="Times New Roman" w:hAnsi="Times New Roman" w:cs="Times New Roman"/>
          <w:sz w:val="24"/>
          <w:szCs w:val="24"/>
        </w:rPr>
        <w:t>14</w:t>
      </w:r>
      <w:r>
        <w:rPr>
          <w:rFonts w:ascii="Times New Roman" w:hAnsi="Times New Roman" w:cs="Times New Roman"/>
          <w:sz w:val="24"/>
          <w:szCs w:val="24"/>
        </w:rPr>
        <w:t>.5</w:t>
      </w:r>
      <w:r w:rsidRPr="00422045">
        <w:rPr>
          <w:rFonts w:ascii="Times New Roman" w:hAnsi="Times New Roman" w:cs="Times New Roman"/>
          <w:sz w:val="24"/>
          <w:szCs w:val="24"/>
        </w:rPr>
        <w:t xml:space="preserve"> degrees at 0.5x and </w:t>
      </w:r>
      <w:r>
        <w:rPr>
          <w:rFonts w:ascii="Times New Roman" w:hAnsi="Times New Roman" w:cs="Times New Roman"/>
          <w:sz w:val="24"/>
          <w:szCs w:val="24"/>
        </w:rPr>
        <w:t>-5</w:t>
      </w:r>
      <w:r w:rsidRPr="00422045">
        <w:rPr>
          <w:rFonts w:ascii="Times New Roman" w:hAnsi="Times New Roman" w:cs="Times New Roman"/>
          <w:sz w:val="24"/>
          <w:szCs w:val="24"/>
        </w:rPr>
        <w:t xml:space="preserve"> degrees at 16x. In the flexion task, the peak elbow angle is 1</w:t>
      </w:r>
      <w:r>
        <w:rPr>
          <w:rFonts w:ascii="Times New Roman" w:hAnsi="Times New Roman" w:cs="Times New Roman"/>
          <w:sz w:val="24"/>
          <w:szCs w:val="24"/>
        </w:rPr>
        <w:t>3</w:t>
      </w:r>
      <w:r w:rsidRPr="00422045">
        <w:rPr>
          <w:rFonts w:ascii="Times New Roman" w:hAnsi="Times New Roman" w:cs="Times New Roman"/>
          <w:sz w:val="24"/>
          <w:szCs w:val="24"/>
        </w:rPr>
        <w:t xml:space="preserve"> degrees at 0.5x and </w:t>
      </w:r>
      <w:r>
        <w:rPr>
          <w:rFonts w:ascii="Times New Roman" w:hAnsi="Times New Roman" w:cs="Times New Roman"/>
          <w:sz w:val="24"/>
          <w:szCs w:val="24"/>
        </w:rPr>
        <w:t>5</w:t>
      </w:r>
      <w:r w:rsidRPr="00422045">
        <w:rPr>
          <w:rFonts w:ascii="Times New Roman" w:hAnsi="Times New Roman" w:cs="Times New Roman"/>
          <w:sz w:val="24"/>
          <w:szCs w:val="24"/>
        </w:rPr>
        <w:t xml:space="preserve"> degrees at 16x. </w:t>
      </w:r>
      <w:r w:rsidRPr="003E530E">
        <w:rPr>
          <w:rFonts w:ascii="Times New Roman" w:hAnsi="Times New Roman" w:cs="Times New Roman"/>
          <w:noProof/>
          <w:sz w:val="24"/>
          <w:szCs w:val="24"/>
        </w:rPr>
        <w:t>The</w:t>
      </w:r>
      <w:r w:rsidR="006B7A3E">
        <w:rPr>
          <w:rFonts w:ascii="Times New Roman" w:hAnsi="Times New Roman" w:cs="Times New Roman"/>
          <w:noProof/>
          <w:sz w:val="24"/>
          <w:szCs w:val="24"/>
        </w:rPr>
        <w:t>re is</w:t>
      </w:r>
      <w:r w:rsidRPr="003E530E">
        <w:rPr>
          <w:rFonts w:ascii="Times New Roman" w:hAnsi="Times New Roman" w:cs="Times New Roman"/>
          <w:noProof/>
          <w:sz w:val="24"/>
          <w:szCs w:val="24"/>
        </w:rPr>
        <w:t xml:space="preserve"> more variation </w:t>
      </w:r>
      <w:r w:rsidR="006B7A3E">
        <w:rPr>
          <w:rFonts w:ascii="Times New Roman" w:hAnsi="Times New Roman" w:cs="Times New Roman"/>
          <w:noProof/>
          <w:sz w:val="24"/>
          <w:szCs w:val="24"/>
        </w:rPr>
        <w:t xml:space="preserve">(larger error bars) </w:t>
      </w:r>
      <w:r w:rsidRPr="003E530E">
        <w:rPr>
          <w:rFonts w:ascii="Times New Roman" w:hAnsi="Times New Roman" w:cs="Times New Roman"/>
          <w:noProof/>
          <w:sz w:val="24"/>
          <w:szCs w:val="24"/>
        </w:rPr>
        <w:t>at lower coactivation levels</w:t>
      </w:r>
      <w:r>
        <w:rPr>
          <w:rFonts w:ascii="Times New Roman" w:hAnsi="Times New Roman" w:cs="Times New Roman"/>
          <w:noProof/>
          <w:sz w:val="24"/>
          <w:szCs w:val="24"/>
        </w:rPr>
        <w:t xml:space="preserve"> </w:t>
      </w:r>
      <w:r w:rsidR="006B7A3E">
        <w:rPr>
          <w:rFonts w:ascii="Times New Roman" w:hAnsi="Times New Roman" w:cs="Times New Roman"/>
          <w:noProof/>
          <w:sz w:val="24"/>
          <w:szCs w:val="24"/>
        </w:rPr>
        <w:t xml:space="preserve">by </w:t>
      </w:r>
      <w:r w:rsidRPr="00422045">
        <w:rPr>
          <w:rFonts w:ascii="Times New Roman" w:hAnsi="Times New Roman" w:cs="Times New Roman"/>
          <w:sz w:val="24"/>
          <w:szCs w:val="24"/>
        </w:rPr>
        <w:t>approximately ±</w:t>
      </w:r>
      <w:r>
        <w:rPr>
          <w:rFonts w:ascii="Times New Roman" w:hAnsi="Times New Roman" w:cs="Times New Roman"/>
          <w:sz w:val="24"/>
          <w:szCs w:val="24"/>
        </w:rPr>
        <w:t>1</w:t>
      </w:r>
      <w:r w:rsidRPr="00422045">
        <w:rPr>
          <w:rFonts w:ascii="Times New Roman" w:hAnsi="Times New Roman" w:cs="Times New Roman"/>
          <w:sz w:val="24"/>
          <w:szCs w:val="24"/>
        </w:rPr>
        <w:t xml:space="preserve"> degrees at 0.5x </w:t>
      </w:r>
      <w:r w:rsidR="006B7A3E">
        <w:rPr>
          <w:rFonts w:ascii="Times New Roman" w:hAnsi="Times New Roman" w:cs="Times New Roman"/>
          <w:sz w:val="24"/>
          <w:szCs w:val="24"/>
        </w:rPr>
        <w:t>compared to</w:t>
      </w:r>
      <w:r w:rsidRPr="00422045">
        <w:rPr>
          <w:rFonts w:ascii="Times New Roman" w:hAnsi="Times New Roman" w:cs="Times New Roman"/>
          <w:sz w:val="24"/>
          <w:szCs w:val="24"/>
        </w:rPr>
        <w:t xml:space="preserve"> ±0.5 degrees at 16x</w:t>
      </w:r>
      <w:r>
        <w:rPr>
          <w:rFonts w:ascii="Times New Roman" w:hAnsi="Times New Roman" w:cs="Times New Roman"/>
          <w:sz w:val="24"/>
          <w:szCs w:val="24"/>
        </w:rPr>
        <w:t xml:space="preserve">. </w:t>
      </w:r>
      <w:r w:rsidR="006B7A3E">
        <w:rPr>
          <w:rFonts w:ascii="Times New Roman" w:hAnsi="Times New Roman" w:cs="Times New Roman"/>
          <w:sz w:val="24"/>
          <w:szCs w:val="24"/>
        </w:rPr>
        <w:t>A</w:t>
      </w:r>
      <w:r>
        <w:rPr>
          <w:rFonts w:ascii="Times New Roman" w:hAnsi="Times New Roman" w:cs="Times New Roman"/>
          <w:sz w:val="24"/>
          <w:szCs w:val="24"/>
        </w:rPr>
        <w:t xml:space="preserve">s </w:t>
      </w:r>
      <w:r w:rsidRPr="003E530E">
        <w:rPr>
          <w:rFonts w:ascii="Times New Roman" w:hAnsi="Times New Roman" w:cs="Times New Roman"/>
          <w:noProof/>
          <w:sz w:val="24"/>
          <w:szCs w:val="24"/>
        </w:rPr>
        <w:t xml:space="preserve">muscle coactivation increases, the peak elbow angle becomes smaller, </w:t>
      </w:r>
      <w:r>
        <w:rPr>
          <w:rFonts w:ascii="Times New Roman" w:hAnsi="Times New Roman" w:cs="Times New Roman"/>
          <w:noProof/>
          <w:sz w:val="24"/>
          <w:szCs w:val="24"/>
        </w:rPr>
        <w:t>so</w:t>
      </w:r>
      <w:r w:rsidRPr="003E530E">
        <w:rPr>
          <w:rFonts w:ascii="Times New Roman" w:hAnsi="Times New Roman" w:cs="Times New Roman"/>
          <w:noProof/>
          <w:sz w:val="24"/>
          <w:szCs w:val="24"/>
        </w:rPr>
        <w:t xml:space="preserve"> the arm moves less from its starting position.The relationship between coactivation and </w:t>
      </w:r>
      <w:r>
        <w:rPr>
          <w:rFonts w:ascii="Times New Roman" w:hAnsi="Times New Roman" w:cs="Times New Roman"/>
          <w:noProof/>
          <w:sz w:val="24"/>
          <w:szCs w:val="24"/>
        </w:rPr>
        <w:t xml:space="preserve">peak </w:t>
      </w:r>
      <w:r w:rsidRPr="003E530E">
        <w:rPr>
          <w:rFonts w:ascii="Times New Roman" w:hAnsi="Times New Roman" w:cs="Times New Roman"/>
          <w:noProof/>
          <w:sz w:val="24"/>
          <w:szCs w:val="24"/>
        </w:rPr>
        <w:t xml:space="preserve">elbow angle follows a clear </w:t>
      </w:r>
      <w:r>
        <w:rPr>
          <w:rFonts w:ascii="Times New Roman" w:hAnsi="Times New Roman" w:cs="Times New Roman"/>
          <w:noProof/>
          <w:sz w:val="24"/>
          <w:szCs w:val="24"/>
        </w:rPr>
        <w:t xml:space="preserve">exponential </w:t>
      </w:r>
      <w:r w:rsidRPr="003E530E">
        <w:rPr>
          <w:rFonts w:ascii="Times New Roman" w:hAnsi="Times New Roman" w:cs="Times New Roman"/>
          <w:noProof/>
          <w:sz w:val="24"/>
          <w:szCs w:val="24"/>
        </w:rPr>
        <w:t>trend</w:t>
      </w:r>
      <w:r>
        <w:rPr>
          <w:rFonts w:ascii="Times New Roman" w:hAnsi="Times New Roman" w:cs="Times New Roman"/>
          <w:noProof/>
          <w:sz w:val="24"/>
          <w:szCs w:val="24"/>
        </w:rPr>
        <w:t xml:space="preserve"> (Table 1)</w:t>
      </w:r>
      <w:r w:rsidRPr="003E530E">
        <w:rPr>
          <w:rFonts w:ascii="Times New Roman" w:hAnsi="Times New Roman" w:cs="Times New Roman"/>
          <w:noProof/>
          <w:sz w:val="24"/>
          <w:szCs w:val="24"/>
        </w:rPr>
        <w:t xml:space="preserve">, with movement decreasing as coactivation increases. </w:t>
      </w:r>
    </w:p>
    <w:p w14:paraId="4FD2C210" w14:textId="77777777" w:rsidR="00176021" w:rsidRPr="00422045" w:rsidRDefault="00176021" w:rsidP="0045017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Additionally, m</w:t>
      </w:r>
      <w:r w:rsidRPr="00422045">
        <w:rPr>
          <w:rFonts w:ascii="Times New Roman" w:hAnsi="Times New Roman" w:cs="Times New Roman"/>
          <w:sz w:val="24"/>
          <w:szCs w:val="24"/>
        </w:rPr>
        <w:t xml:space="preserve">ovement time was measured to determine the duration required for participants to return the cursor to the target following the disturbance. </w:t>
      </w:r>
      <w:r>
        <w:rPr>
          <w:rFonts w:ascii="Times New Roman" w:hAnsi="Times New Roman" w:cs="Times New Roman"/>
          <w:sz w:val="24"/>
          <w:szCs w:val="24"/>
        </w:rPr>
        <w:t xml:space="preserve">Figure 4 shows that </w:t>
      </w:r>
      <w:r>
        <w:rPr>
          <w:rFonts w:ascii="Times New Roman" w:hAnsi="Times New Roman" w:cs="Times New Roman"/>
          <w:noProof/>
          <w:sz w:val="24"/>
          <w:szCs w:val="24"/>
        </w:rPr>
        <w:t>m</w:t>
      </w:r>
      <w:r w:rsidRPr="003E530E">
        <w:rPr>
          <w:rFonts w:ascii="Times New Roman" w:hAnsi="Times New Roman" w:cs="Times New Roman"/>
          <w:noProof/>
          <w:sz w:val="24"/>
          <w:szCs w:val="24"/>
        </w:rPr>
        <w:t xml:space="preserve">uscle coactivation facilitates faster movements. </w:t>
      </w:r>
    </w:p>
    <w:p w14:paraId="3A2AC5E5" w14:textId="6EE1C2DE" w:rsidR="00176021" w:rsidRPr="004B2471" w:rsidRDefault="00176021" w:rsidP="002801DF">
      <w:pPr>
        <w:tabs>
          <w:tab w:val="left" w:pos="2302"/>
        </w:tabs>
        <w:rPr>
          <w:rFonts w:ascii="Times New Roman" w:hAnsi="Times New Roman" w:cs="Times New Roman"/>
          <w:noProof/>
          <w:sz w:val="24"/>
          <w:szCs w:val="24"/>
        </w:rPr>
      </w:pPr>
      <w:r>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43580EB2" wp14:editId="55022F00">
            <wp:simplePos x="0" y="0"/>
            <wp:positionH relativeFrom="column">
              <wp:posOffset>1281884</wp:posOffset>
            </wp:positionH>
            <wp:positionV relativeFrom="paragraph">
              <wp:posOffset>0</wp:posOffset>
            </wp:positionV>
            <wp:extent cx="3282950" cy="2458720"/>
            <wp:effectExtent l="0" t="0" r="0" b="0"/>
            <wp:wrapTopAndBottom/>
            <wp:docPr id="1503174193" name="Picture 1"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74193" name="Picture 1" descr="A graph of a number of individual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82950" cy="2458720"/>
                    </a:xfrm>
                    <a:prstGeom prst="rect">
                      <a:avLst/>
                    </a:prstGeom>
                  </pic:spPr>
                </pic:pic>
              </a:graphicData>
            </a:graphic>
            <wp14:sizeRelH relativeFrom="margin">
              <wp14:pctWidth>0</wp14:pctWidth>
            </wp14:sizeRelH>
            <wp14:sizeRelV relativeFrom="margin">
              <wp14:pctHeight>0</wp14:pctHeight>
            </wp14:sizeRelV>
          </wp:anchor>
        </w:drawing>
      </w:r>
      <w:r w:rsidRPr="003E530E">
        <w:rPr>
          <w:rFonts w:ascii="Times New Roman" w:hAnsi="Times New Roman" w:cs="Times New Roman"/>
          <w:b/>
          <w:bCs/>
          <w:noProof/>
          <w:sz w:val="24"/>
          <w:szCs w:val="24"/>
        </w:rPr>
        <w:t xml:space="preserve">Figure </w:t>
      </w:r>
      <w:r>
        <w:rPr>
          <w:rFonts w:ascii="Times New Roman" w:hAnsi="Times New Roman" w:cs="Times New Roman"/>
          <w:b/>
          <w:bCs/>
          <w:noProof/>
          <w:sz w:val="24"/>
          <w:szCs w:val="24"/>
        </w:rPr>
        <w:t>4</w:t>
      </w:r>
      <w:r w:rsidRPr="003E530E">
        <w:rPr>
          <w:rFonts w:ascii="Times New Roman" w:hAnsi="Times New Roman" w:cs="Times New Roman"/>
          <w:b/>
          <w:bCs/>
          <w:noProof/>
          <w:sz w:val="24"/>
          <w:szCs w:val="24"/>
        </w:rPr>
        <w:t xml:space="preserve">. </w:t>
      </w:r>
      <w:r w:rsidRPr="004B2471">
        <w:rPr>
          <w:rFonts w:ascii="Times New Roman" w:hAnsi="Times New Roman" w:cs="Times New Roman"/>
          <w:noProof/>
          <w:sz w:val="24"/>
          <w:szCs w:val="24"/>
        </w:rPr>
        <w:t xml:space="preserve">Average </w:t>
      </w:r>
      <w:r w:rsidR="004B2471">
        <w:rPr>
          <w:rFonts w:ascii="Times New Roman" w:hAnsi="Times New Roman" w:cs="Times New Roman"/>
          <w:noProof/>
          <w:sz w:val="24"/>
          <w:szCs w:val="24"/>
        </w:rPr>
        <w:t>m</w:t>
      </w:r>
      <w:r w:rsidRPr="004B2471">
        <w:rPr>
          <w:rFonts w:ascii="Times New Roman" w:hAnsi="Times New Roman" w:cs="Times New Roman"/>
          <w:noProof/>
          <w:sz w:val="24"/>
          <w:szCs w:val="24"/>
        </w:rPr>
        <w:t xml:space="preserve">ovement </w:t>
      </w:r>
      <w:r w:rsidR="004B2471">
        <w:rPr>
          <w:rFonts w:ascii="Times New Roman" w:hAnsi="Times New Roman" w:cs="Times New Roman"/>
          <w:noProof/>
          <w:sz w:val="24"/>
          <w:szCs w:val="24"/>
        </w:rPr>
        <w:t>t</w:t>
      </w:r>
      <w:r w:rsidRPr="004B2471">
        <w:rPr>
          <w:rFonts w:ascii="Times New Roman" w:hAnsi="Times New Roman" w:cs="Times New Roman"/>
          <w:noProof/>
          <w:sz w:val="24"/>
          <w:szCs w:val="24"/>
        </w:rPr>
        <w:t xml:space="preserve">ime for </w:t>
      </w:r>
      <w:r w:rsidR="004B2471">
        <w:rPr>
          <w:rFonts w:ascii="Times New Roman" w:hAnsi="Times New Roman" w:cs="Times New Roman"/>
          <w:noProof/>
          <w:sz w:val="24"/>
          <w:szCs w:val="24"/>
        </w:rPr>
        <w:t>p</w:t>
      </w:r>
      <w:r w:rsidRPr="004B2471">
        <w:rPr>
          <w:rFonts w:ascii="Times New Roman" w:hAnsi="Times New Roman" w:cs="Times New Roman"/>
          <w:noProof/>
          <w:sz w:val="24"/>
          <w:szCs w:val="24"/>
        </w:rPr>
        <w:t xml:space="preserve">articipants at </w:t>
      </w:r>
      <w:r w:rsidR="004B2471">
        <w:rPr>
          <w:rFonts w:ascii="Times New Roman" w:hAnsi="Times New Roman" w:cs="Times New Roman"/>
          <w:noProof/>
          <w:sz w:val="24"/>
          <w:szCs w:val="24"/>
        </w:rPr>
        <w:t>d</w:t>
      </w:r>
      <w:r w:rsidRPr="004B2471">
        <w:rPr>
          <w:rFonts w:ascii="Times New Roman" w:hAnsi="Times New Roman" w:cs="Times New Roman"/>
          <w:noProof/>
          <w:sz w:val="24"/>
          <w:szCs w:val="24"/>
        </w:rPr>
        <w:t xml:space="preserve">ifferent </w:t>
      </w:r>
      <w:r w:rsidR="004B2471">
        <w:rPr>
          <w:rFonts w:ascii="Times New Roman" w:hAnsi="Times New Roman" w:cs="Times New Roman"/>
          <w:noProof/>
          <w:sz w:val="24"/>
          <w:szCs w:val="24"/>
        </w:rPr>
        <w:t>c</w:t>
      </w:r>
      <w:r w:rsidRPr="004B2471">
        <w:rPr>
          <w:rFonts w:ascii="Times New Roman" w:hAnsi="Times New Roman" w:cs="Times New Roman"/>
          <w:noProof/>
          <w:sz w:val="24"/>
          <w:szCs w:val="24"/>
        </w:rPr>
        <w:t xml:space="preserve">oactivation </w:t>
      </w:r>
      <w:r w:rsidR="004B2471">
        <w:rPr>
          <w:rFonts w:ascii="Times New Roman" w:hAnsi="Times New Roman" w:cs="Times New Roman"/>
          <w:noProof/>
          <w:sz w:val="24"/>
          <w:szCs w:val="24"/>
        </w:rPr>
        <w:t>l</w:t>
      </w:r>
      <w:r w:rsidRPr="004B2471">
        <w:rPr>
          <w:rFonts w:ascii="Times New Roman" w:hAnsi="Times New Roman" w:cs="Times New Roman"/>
          <w:noProof/>
          <w:sz w:val="24"/>
          <w:szCs w:val="24"/>
        </w:rPr>
        <w:t>evels</w:t>
      </w:r>
      <w:r w:rsidR="004B2471">
        <w:rPr>
          <w:rFonts w:ascii="Times New Roman" w:hAnsi="Times New Roman" w:cs="Times New Roman"/>
          <w:noProof/>
          <w:sz w:val="24"/>
          <w:szCs w:val="24"/>
        </w:rPr>
        <w:t xml:space="preserve">, </w:t>
      </w:r>
      <w:r w:rsidR="004B2471" w:rsidRPr="00966C6C">
        <w:rPr>
          <w:rFonts w:ascii="Times New Roman" w:hAnsi="Times New Roman" w:cs="Times New Roman"/>
          <w:sz w:val="24"/>
          <w:szCs w:val="24"/>
        </w:rPr>
        <w:t>with colors consistent with prior figures</w:t>
      </w:r>
      <w:r w:rsidR="004B2471">
        <w:rPr>
          <w:rFonts w:ascii="Times New Roman" w:hAnsi="Times New Roman" w:cs="Times New Roman"/>
          <w:sz w:val="24"/>
          <w:szCs w:val="24"/>
        </w:rPr>
        <w:t>.</w:t>
      </w:r>
      <w:r w:rsidR="00A22D5D">
        <w:rPr>
          <w:rFonts w:ascii="Times New Roman" w:hAnsi="Times New Roman" w:cs="Times New Roman"/>
          <w:sz w:val="24"/>
          <w:szCs w:val="24"/>
        </w:rPr>
        <w:t xml:space="preserve"> </w:t>
      </w:r>
      <w:r w:rsidR="00A22D5D" w:rsidRPr="003E530E">
        <w:rPr>
          <w:rFonts w:ascii="Times New Roman" w:hAnsi="Times New Roman" w:cs="Times New Roman"/>
          <w:noProof/>
          <w:sz w:val="24"/>
          <w:szCs w:val="24"/>
        </w:rPr>
        <w:t>Error bars indicate variability</w:t>
      </w:r>
      <w:r w:rsidR="00AE3130">
        <w:rPr>
          <w:rFonts w:ascii="Times New Roman" w:hAnsi="Times New Roman" w:cs="Times New Roman"/>
          <w:noProof/>
          <w:sz w:val="24"/>
          <w:szCs w:val="24"/>
        </w:rPr>
        <w:t xml:space="preserve"> across participants. </w:t>
      </w:r>
    </w:p>
    <w:p w14:paraId="36E2E1B5" w14:textId="0161BED4" w:rsidR="00176021" w:rsidRPr="0045017A" w:rsidRDefault="00176021" w:rsidP="0045017A">
      <w:pPr>
        <w:spacing w:line="480" w:lineRule="auto"/>
        <w:jc w:val="both"/>
        <w:rPr>
          <w:rFonts w:ascii="Times New Roman" w:hAnsi="Times New Roman" w:cs="Times New Roman"/>
          <w:sz w:val="24"/>
          <w:szCs w:val="24"/>
        </w:rPr>
      </w:pPr>
      <w:r w:rsidRPr="003E530E">
        <w:rPr>
          <w:rFonts w:ascii="Times New Roman" w:hAnsi="Times New Roman" w:cs="Times New Roman"/>
          <w:noProof/>
          <w:sz w:val="24"/>
          <w:szCs w:val="24"/>
        </w:rPr>
        <w:t>Movement time decreases as coactivation increases, reaching the lowest point at the 8× coactivation level</w:t>
      </w:r>
      <w:r>
        <w:rPr>
          <w:rFonts w:ascii="Times New Roman" w:hAnsi="Times New Roman" w:cs="Times New Roman"/>
          <w:noProof/>
          <w:sz w:val="24"/>
          <w:szCs w:val="24"/>
        </w:rPr>
        <w:t xml:space="preserve">. </w:t>
      </w:r>
      <w:r w:rsidRPr="00966C6C">
        <w:rPr>
          <w:rFonts w:ascii="Times New Roman" w:hAnsi="Times New Roman" w:cs="Times New Roman"/>
          <w:sz w:val="24"/>
          <w:szCs w:val="24"/>
        </w:rPr>
        <w:t xml:space="preserve">The recorded times are </w:t>
      </w:r>
      <w:r>
        <w:rPr>
          <w:rFonts w:ascii="Times New Roman" w:hAnsi="Times New Roman" w:cs="Times New Roman"/>
          <w:sz w:val="24"/>
          <w:szCs w:val="24"/>
        </w:rPr>
        <w:t>approximately 42</w:t>
      </w:r>
      <w:r w:rsidRPr="00966C6C">
        <w:rPr>
          <w:rFonts w:ascii="Times New Roman" w:hAnsi="Times New Roman" w:cs="Times New Roman"/>
          <w:sz w:val="24"/>
          <w:szCs w:val="24"/>
        </w:rPr>
        <w:t>0 milliseconds at 0.5x</w:t>
      </w:r>
      <w:r>
        <w:rPr>
          <w:rFonts w:ascii="Times New Roman" w:hAnsi="Times New Roman" w:cs="Times New Roman"/>
          <w:sz w:val="24"/>
          <w:szCs w:val="24"/>
        </w:rPr>
        <w:t xml:space="preserve"> and 280</w:t>
      </w:r>
      <w:r w:rsidRPr="00966C6C">
        <w:rPr>
          <w:rFonts w:ascii="Times New Roman" w:hAnsi="Times New Roman" w:cs="Times New Roman"/>
          <w:sz w:val="24"/>
          <w:szCs w:val="24"/>
        </w:rPr>
        <w:t xml:space="preserve"> milliseconds at 8x</w:t>
      </w:r>
      <w:r>
        <w:rPr>
          <w:rFonts w:ascii="Times New Roman" w:hAnsi="Times New Roman" w:cs="Times New Roman"/>
          <w:sz w:val="24"/>
          <w:szCs w:val="24"/>
        </w:rPr>
        <w:t xml:space="preserve">. </w:t>
      </w:r>
      <w:r w:rsidRPr="003E530E">
        <w:rPr>
          <w:rFonts w:ascii="Times New Roman" w:hAnsi="Times New Roman" w:cs="Times New Roman"/>
          <w:noProof/>
          <w:sz w:val="24"/>
          <w:szCs w:val="24"/>
        </w:rPr>
        <w:t>At the highest level of coactivation, movement time increases again</w:t>
      </w:r>
      <w:r>
        <w:rPr>
          <w:rFonts w:ascii="Times New Roman" w:hAnsi="Times New Roman" w:cs="Times New Roman"/>
          <w:sz w:val="24"/>
          <w:szCs w:val="24"/>
        </w:rPr>
        <w:t xml:space="preserve"> to about </w:t>
      </w:r>
      <w:r w:rsidRPr="00966C6C">
        <w:rPr>
          <w:rFonts w:ascii="Times New Roman" w:hAnsi="Times New Roman" w:cs="Times New Roman"/>
          <w:sz w:val="24"/>
          <w:szCs w:val="24"/>
        </w:rPr>
        <w:t xml:space="preserve">340 milliseconds. </w:t>
      </w:r>
      <w:r w:rsidRPr="003E530E">
        <w:rPr>
          <w:rFonts w:ascii="Times New Roman" w:hAnsi="Times New Roman" w:cs="Times New Roman"/>
          <w:noProof/>
          <w:sz w:val="24"/>
          <w:szCs w:val="24"/>
        </w:rPr>
        <w:t>The largest reduction in movement time occurs between the lowest and intermediate coactivation levels.</w:t>
      </w:r>
      <w:r w:rsidR="00A22D5D">
        <w:rPr>
          <w:rFonts w:ascii="Times New Roman" w:hAnsi="Times New Roman" w:cs="Times New Roman"/>
          <w:noProof/>
          <w:sz w:val="24"/>
          <w:szCs w:val="24"/>
        </w:rPr>
        <w:t xml:space="preserve"> At</w:t>
      </w:r>
      <w:r w:rsidR="00A22D5D" w:rsidRPr="003E530E">
        <w:rPr>
          <w:rFonts w:ascii="Times New Roman" w:hAnsi="Times New Roman" w:cs="Times New Roman"/>
          <w:noProof/>
          <w:sz w:val="24"/>
          <w:szCs w:val="24"/>
        </w:rPr>
        <w:t xml:space="preserve"> </w:t>
      </w:r>
      <w:r w:rsidR="00A22D5D">
        <w:rPr>
          <w:rFonts w:ascii="Times New Roman" w:hAnsi="Times New Roman" w:cs="Times New Roman"/>
          <w:noProof/>
          <w:sz w:val="24"/>
          <w:szCs w:val="24"/>
        </w:rPr>
        <w:t>t</w:t>
      </w:r>
      <w:r w:rsidRPr="003E530E">
        <w:rPr>
          <w:rFonts w:ascii="Times New Roman" w:hAnsi="Times New Roman" w:cs="Times New Roman"/>
          <w:noProof/>
          <w:sz w:val="24"/>
          <w:szCs w:val="24"/>
        </w:rPr>
        <w:t>he highest level of coactivation</w:t>
      </w:r>
      <w:r w:rsidR="00A22D5D">
        <w:rPr>
          <w:rFonts w:ascii="Times New Roman" w:hAnsi="Times New Roman" w:cs="Times New Roman"/>
          <w:noProof/>
          <w:sz w:val="24"/>
          <w:szCs w:val="24"/>
        </w:rPr>
        <w:t>,</w:t>
      </w:r>
      <w:r w:rsidRPr="003E530E">
        <w:rPr>
          <w:rFonts w:ascii="Times New Roman" w:hAnsi="Times New Roman" w:cs="Times New Roman"/>
          <w:noProof/>
          <w:sz w:val="24"/>
          <w:szCs w:val="24"/>
        </w:rPr>
        <w:t xml:space="preserve"> </w:t>
      </w:r>
      <w:r w:rsidR="00A22D5D">
        <w:rPr>
          <w:rFonts w:ascii="Times New Roman" w:hAnsi="Times New Roman" w:cs="Times New Roman"/>
          <w:noProof/>
          <w:sz w:val="24"/>
          <w:szCs w:val="24"/>
        </w:rPr>
        <w:t xml:space="preserve">it </w:t>
      </w:r>
      <w:r w:rsidRPr="003E530E">
        <w:rPr>
          <w:rFonts w:ascii="Times New Roman" w:hAnsi="Times New Roman" w:cs="Times New Roman"/>
          <w:noProof/>
          <w:sz w:val="24"/>
          <w:szCs w:val="24"/>
        </w:rPr>
        <w:t>show</w:t>
      </w:r>
      <w:r w:rsidR="00A22D5D">
        <w:rPr>
          <w:rFonts w:ascii="Times New Roman" w:hAnsi="Times New Roman" w:cs="Times New Roman"/>
          <w:noProof/>
          <w:sz w:val="24"/>
          <w:szCs w:val="24"/>
        </w:rPr>
        <w:t>s</w:t>
      </w:r>
      <w:r w:rsidRPr="003E530E">
        <w:rPr>
          <w:rFonts w:ascii="Times New Roman" w:hAnsi="Times New Roman" w:cs="Times New Roman"/>
          <w:noProof/>
          <w:sz w:val="24"/>
          <w:szCs w:val="24"/>
        </w:rPr>
        <w:t xml:space="preserve"> the most variation in movement time</w:t>
      </w:r>
      <w:r>
        <w:rPr>
          <w:rFonts w:ascii="Times New Roman" w:hAnsi="Times New Roman" w:cs="Times New Roman"/>
          <w:noProof/>
          <w:sz w:val="24"/>
          <w:szCs w:val="24"/>
        </w:rPr>
        <w:t xml:space="preserve"> (</w:t>
      </w:r>
      <w:r w:rsidRPr="00966C6C">
        <w:rPr>
          <w:rFonts w:ascii="Times New Roman" w:hAnsi="Times New Roman" w:cs="Times New Roman"/>
          <w:sz w:val="24"/>
          <w:szCs w:val="24"/>
        </w:rPr>
        <w:t>approximately ±2</w:t>
      </w:r>
      <w:r>
        <w:rPr>
          <w:rFonts w:ascii="Times New Roman" w:hAnsi="Times New Roman" w:cs="Times New Roman"/>
          <w:sz w:val="24"/>
          <w:szCs w:val="24"/>
        </w:rPr>
        <w:t>50</w:t>
      </w:r>
      <w:r w:rsidRPr="00966C6C">
        <w:rPr>
          <w:rFonts w:ascii="Times New Roman" w:hAnsi="Times New Roman" w:cs="Times New Roman"/>
          <w:sz w:val="24"/>
          <w:szCs w:val="24"/>
        </w:rPr>
        <w:t xml:space="preserve"> milliseconds at 16x</w:t>
      </w:r>
      <w:r>
        <w:rPr>
          <w:rFonts w:ascii="Times New Roman" w:hAnsi="Times New Roman" w:cs="Times New Roman"/>
          <w:sz w:val="24"/>
          <w:szCs w:val="24"/>
        </w:rPr>
        <w:t>)</w:t>
      </w:r>
      <w:r w:rsidR="00E22BBF">
        <w:rPr>
          <w:rFonts w:ascii="Times New Roman" w:hAnsi="Times New Roman" w:cs="Times New Roman"/>
          <w:sz w:val="24"/>
          <w:szCs w:val="24"/>
        </w:rPr>
        <w:t>.</w:t>
      </w:r>
    </w:p>
    <w:p w14:paraId="38F9A895" w14:textId="77777777" w:rsidR="00176021" w:rsidRDefault="00176021" w:rsidP="00176021">
      <w:pPr>
        <w:spacing w:line="480" w:lineRule="auto"/>
        <w:rPr>
          <w:rFonts w:ascii="Times New Roman" w:hAnsi="Times New Roman" w:cs="Times New Roman"/>
          <w:b/>
          <w:bCs/>
          <w:sz w:val="24"/>
          <w:szCs w:val="24"/>
        </w:rPr>
      </w:pPr>
      <w:r w:rsidRPr="009162B8">
        <w:rPr>
          <w:rFonts w:ascii="Times New Roman" w:hAnsi="Times New Roman" w:cs="Times New Roman"/>
          <w:b/>
          <w:bCs/>
          <w:sz w:val="24"/>
          <w:szCs w:val="24"/>
        </w:rPr>
        <w:t>Muscle Activity Responses Across Coactivation Levels</w:t>
      </w:r>
    </w:p>
    <w:p w14:paraId="5CC52F13" w14:textId="77777777" w:rsidR="00176021" w:rsidRPr="00D71568" w:rsidRDefault="00176021" w:rsidP="00176021">
      <w:pPr>
        <w:spacing w:line="480" w:lineRule="auto"/>
        <w:rPr>
          <w:rFonts w:ascii="Times New Roman" w:hAnsi="Times New Roman" w:cs="Times New Roman"/>
          <w:sz w:val="24"/>
          <w:szCs w:val="24"/>
        </w:rPr>
      </w:pPr>
      <w:r w:rsidRPr="00966C6C">
        <w:rPr>
          <w:rFonts w:ascii="Times New Roman" w:hAnsi="Times New Roman" w:cs="Times New Roman"/>
          <w:sz w:val="24"/>
          <w:szCs w:val="24"/>
        </w:rPr>
        <w:t>Electromyography (EMG) data were gathered to assess muscle activity during the extension and flexion tasks across coactivation levels. Four figures present these measurements, two for each task, detailing the responses of four muscles.</w:t>
      </w:r>
    </w:p>
    <w:p w14:paraId="6D634C97" w14:textId="77777777" w:rsidR="00BD7E16" w:rsidRDefault="00BD7E16" w:rsidP="00176021">
      <w:pPr>
        <w:rPr>
          <w:rFonts w:ascii="Times New Roman" w:hAnsi="Times New Roman" w:cs="Times New Roman"/>
          <w:noProof/>
          <w:sz w:val="24"/>
          <w:szCs w:val="24"/>
        </w:rPr>
      </w:pPr>
    </w:p>
    <w:p w14:paraId="13ABC8AB" w14:textId="28A21744" w:rsidR="00176021" w:rsidRPr="003E530E" w:rsidRDefault="00BD7E16" w:rsidP="00176021">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28F7B97E" wp14:editId="15B4EA65">
            <wp:extent cx="5844746" cy="4523246"/>
            <wp:effectExtent l="0" t="0" r="3810" b="0"/>
            <wp:docPr id="183091940" name="Picture 4" descr="A group of graphs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1940" name="Picture 4" descr="A group of graphs showing different colored lines&#10;&#10;AI-generated content may be incorrect."/>
                    <pic:cNvPicPr/>
                  </pic:nvPicPr>
                  <pic:blipFill rotWithShape="1">
                    <a:blip r:embed="rId18" cstate="print">
                      <a:extLst>
                        <a:ext uri="{28A0092B-C50C-407E-A947-70E740481C1C}">
                          <a14:useLocalDpi xmlns:a14="http://schemas.microsoft.com/office/drawing/2010/main" val="0"/>
                        </a:ext>
                      </a:extLst>
                    </a:blip>
                    <a:srcRect l="12890"/>
                    <a:stretch/>
                  </pic:blipFill>
                  <pic:spPr bwMode="auto">
                    <a:xfrm>
                      <a:off x="0" y="0"/>
                      <a:ext cx="5849534" cy="4526952"/>
                    </a:xfrm>
                    <a:prstGeom prst="rect">
                      <a:avLst/>
                    </a:prstGeom>
                    <a:ln>
                      <a:noFill/>
                    </a:ln>
                    <a:extLst>
                      <a:ext uri="{53640926-AAD7-44D8-BBD7-CCE9431645EC}">
                        <a14:shadowObscured xmlns:a14="http://schemas.microsoft.com/office/drawing/2010/main"/>
                      </a:ext>
                    </a:extLst>
                  </pic:spPr>
                </pic:pic>
              </a:graphicData>
            </a:graphic>
          </wp:inline>
        </w:drawing>
      </w:r>
    </w:p>
    <w:p w14:paraId="52749C67" w14:textId="68DC243F" w:rsidR="004B2471" w:rsidRDefault="00176021" w:rsidP="002B241B">
      <w:pPr>
        <w:jc w:val="both"/>
        <w:rPr>
          <w:rFonts w:ascii="Times New Roman" w:hAnsi="Times New Roman" w:cs="Times New Roman"/>
          <w:noProof/>
          <w:sz w:val="24"/>
          <w:szCs w:val="24"/>
        </w:rPr>
      </w:pPr>
      <w:r w:rsidRPr="00040D6E">
        <w:rPr>
          <w:rFonts w:ascii="Times New Roman" w:hAnsi="Times New Roman" w:cs="Times New Roman"/>
          <w:b/>
          <w:bCs/>
          <w:noProof/>
          <w:sz w:val="24"/>
          <w:szCs w:val="24"/>
        </w:rPr>
        <w:t xml:space="preserve">Figure </w:t>
      </w:r>
      <w:r>
        <w:rPr>
          <w:rFonts w:ascii="Times New Roman" w:hAnsi="Times New Roman" w:cs="Times New Roman"/>
          <w:b/>
          <w:bCs/>
          <w:noProof/>
          <w:sz w:val="24"/>
          <w:szCs w:val="24"/>
        </w:rPr>
        <w:t>5</w:t>
      </w:r>
      <w:r w:rsidRPr="00040D6E">
        <w:rPr>
          <w:rFonts w:ascii="Times New Roman" w:hAnsi="Times New Roman" w:cs="Times New Roman"/>
          <w:b/>
          <w:bCs/>
          <w:noProof/>
          <w:sz w:val="24"/>
          <w:szCs w:val="24"/>
        </w:rPr>
        <w:t xml:space="preserve">. </w:t>
      </w:r>
      <w:r w:rsidRPr="004B2471">
        <w:rPr>
          <w:rFonts w:ascii="Times New Roman" w:hAnsi="Times New Roman" w:cs="Times New Roman"/>
          <w:noProof/>
          <w:sz w:val="24"/>
          <w:szCs w:val="24"/>
        </w:rPr>
        <w:t xml:space="preserve">Normalized EMG </w:t>
      </w:r>
      <w:r w:rsidR="004B2471">
        <w:rPr>
          <w:rFonts w:ascii="Times New Roman" w:hAnsi="Times New Roman" w:cs="Times New Roman"/>
          <w:noProof/>
          <w:sz w:val="24"/>
          <w:szCs w:val="24"/>
        </w:rPr>
        <w:t>a</w:t>
      </w:r>
      <w:r w:rsidR="007723F7">
        <w:rPr>
          <w:rFonts w:ascii="Times New Roman" w:hAnsi="Times New Roman" w:cs="Times New Roman"/>
          <w:noProof/>
          <w:sz w:val="24"/>
          <w:szCs w:val="24"/>
        </w:rPr>
        <w:t>c</w:t>
      </w:r>
      <w:r w:rsidR="004B2471">
        <w:rPr>
          <w:rFonts w:ascii="Times New Roman" w:hAnsi="Times New Roman" w:cs="Times New Roman"/>
          <w:noProof/>
          <w:sz w:val="24"/>
          <w:szCs w:val="24"/>
        </w:rPr>
        <w:t xml:space="preserve">tivity </w:t>
      </w:r>
      <w:r w:rsidRPr="004B2471">
        <w:rPr>
          <w:rFonts w:ascii="Times New Roman" w:hAnsi="Times New Roman" w:cs="Times New Roman"/>
          <w:noProof/>
          <w:sz w:val="24"/>
          <w:szCs w:val="24"/>
        </w:rPr>
        <w:t xml:space="preserve">for </w:t>
      </w:r>
      <w:r w:rsidR="004B2471">
        <w:rPr>
          <w:rFonts w:ascii="Times New Roman" w:hAnsi="Times New Roman" w:cs="Times New Roman"/>
          <w:noProof/>
          <w:sz w:val="24"/>
          <w:szCs w:val="24"/>
        </w:rPr>
        <w:t>g</w:t>
      </w:r>
      <w:r w:rsidRPr="004B2471">
        <w:rPr>
          <w:rFonts w:ascii="Times New Roman" w:hAnsi="Times New Roman" w:cs="Times New Roman"/>
          <w:noProof/>
          <w:sz w:val="24"/>
          <w:szCs w:val="24"/>
        </w:rPr>
        <w:t xml:space="preserve">roup </w:t>
      </w:r>
      <w:r w:rsidR="004B2471">
        <w:rPr>
          <w:rFonts w:ascii="Times New Roman" w:hAnsi="Times New Roman" w:cs="Times New Roman"/>
          <w:noProof/>
          <w:sz w:val="24"/>
          <w:szCs w:val="24"/>
        </w:rPr>
        <w:t>a</w:t>
      </w:r>
      <w:r w:rsidRPr="004B2471">
        <w:rPr>
          <w:rFonts w:ascii="Times New Roman" w:hAnsi="Times New Roman" w:cs="Times New Roman"/>
          <w:noProof/>
          <w:sz w:val="24"/>
          <w:szCs w:val="24"/>
        </w:rPr>
        <w:t>verage</w:t>
      </w:r>
      <w:r w:rsidR="002B241B">
        <w:rPr>
          <w:rFonts w:ascii="Times New Roman" w:hAnsi="Times New Roman" w:cs="Times New Roman"/>
          <w:noProof/>
          <w:sz w:val="24"/>
          <w:szCs w:val="24"/>
        </w:rPr>
        <w:t xml:space="preserve"> </w:t>
      </w:r>
      <w:r w:rsidRPr="00966C6C">
        <w:rPr>
          <w:rFonts w:ascii="Times New Roman" w:hAnsi="Times New Roman" w:cs="Times New Roman"/>
          <w:sz w:val="24"/>
          <w:szCs w:val="24"/>
        </w:rPr>
        <w:t>during the extension task is plotted for four muscles across coactivation levels</w:t>
      </w:r>
      <w:r>
        <w:rPr>
          <w:rFonts w:ascii="Times New Roman" w:hAnsi="Times New Roman" w:cs="Times New Roman"/>
          <w:sz w:val="24"/>
          <w:szCs w:val="24"/>
        </w:rPr>
        <w:t xml:space="preserve">, </w:t>
      </w:r>
      <w:r w:rsidRPr="00966C6C">
        <w:rPr>
          <w:rFonts w:ascii="Times New Roman" w:hAnsi="Times New Roman" w:cs="Times New Roman"/>
          <w:sz w:val="24"/>
          <w:szCs w:val="24"/>
        </w:rPr>
        <w:t>with colors consistent with pr</w:t>
      </w:r>
      <w:r>
        <w:rPr>
          <w:rFonts w:ascii="Times New Roman" w:hAnsi="Times New Roman" w:cs="Times New Roman"/>
          <w:sz w:val="24"/>
          <w:szCs w:val="24"/>
        </w:rPr>
        <w:t>evious</w:t>
      </w:r>
      <w:r w:rsidRPr="00966C6C">
        <w:rPr>
          <w:rFonts w:ascii="Times New Roman" w:hAnsi="Times New Roman" w:cs="Times New Roman"/>
          <w:sz w:val="24"/>
          <w:szCs w:val="24"/>
        </w:rPr>
        <w:t xml:space="preserve"> figures</w:t>
      </w:r>
      <w:r>
        <w:rPr>
          <w:rFonts w:ascii="Times New Roman" w:hAnsi="Times New Roman" w:cs="Times New Roman"/>
          <w:sz w:val="24"/>
          <w:szCs w:val="24"/>
        </w:rPr>
        <w:t xml:space="preserve">. </w:t>
      </w:r>
      <w:r w:rsidRPr="00040D6E">
        <w:rPr>
          <w:rFonts w:ascii="Times New Roman" w:hAnsi="Times New Roman" w:cs="Times New Roman"/>
          <w:noProof/>
          <w:sz w:val="24"/>
          <w:szCs w:val="24"/>
        </w:rPr>
        <w:t>During the extension task,</w:t>
      </w:r>
      <w:r w:rsidRPr="003E530E">
        <w:rPr>
          <w:rFonts w:ascii="Times New Roman" w:hAnsi="Times New Roman" w:cs="Times New Roman"/>
          <w:noProof/>
          <w:sz w:val="24"/>
          <w:szCs w:val="24"/>
        </w:rPr>
        <w:t xml:space="preserve"> the</w:t>
      </w:r>
      <w:r w:rsidRPr="00040D6E">
        <w:rPr>
          <w:rFonts w:ascii="Times New Roman" w:hAnsi="Times New Roman" w:cs="Times New Roman"/>
          <w:noProof/>
          <w:sz w:val="24"/>
          <w:szCs w:val="24"/>
        </w:rPr>
        <w:t xml:space="preserve"> brachioradialis </w:t>
      </w:r>
      <w:r w:rsidR="00BD7E16" w:rsidRPr="00BD7E16">
        <w:rPr>
          <w:rFonts w:ascii="Times New Roman" w:hAnsi="Times New Roman" w:cs="Times New Roman"/>
          <w:b/>
          <w:bCs/>
          <w:noProof/>
          <w:sz w:val="24"/>
          <w:szCs w:val="24"/>
        </w:rPr>
        <w:t>(</w:t>
      </w:r>
      <w:r w:rsidR="00BD7E16">
        <w:rPr>
          <w:rFonts w:ascii="Times New Roman" w:hAnsi="Times New Roman" w:cs="Times New Roman"/>
          <w:b/>
          <w:bCs/>
          <w:noProof/>
          <w:sz w:val="24"/>
          <w:szCs w:val="24"/>
        </w:rPr>
        <w:t>A)</w:t>
      </w:r>
      <w:r w:rsidRPr="00040D6E">
        <w:rPr>
          <w:rFonts w:ascii="Times New Roman" w:hAnsi="Times New Roman" w:cs="Times New Roman"/>
          <w:noProof/>
          <w:sz w:val="24"/>
          <w:szCs w:val="24"/>
        </w:rPr>
        <w:t xml:space="preserve"> </w:t>
      </w:r>
      <w:r w:rsidRPr="003E530E">
        <w:rPr>
          <w:rFonts w:ascii="Times New Roman" w:hAnsi="Times New Roman" w:cs="Times New Roman"/>
          <w:noProof/>
          <w:sz w:val="24"/>
          <w:szCs w:val="24"/>
        </w:rPr>
        <w:t>and</w:t>
      </w:r>
      <w:r w:rsidRPr="00040D6E">
        <w:rPr>
          <w:rFonts w:ascii="Times New Roman" w:hAnsi="Times New Roman" w:cs="Times New Roman"/>
          <w:noProof/>
          <w:sz w:val="24"/>
          <w:szCs w:val="24"/>
        </w:rPr>
        <w:t xml:space="preserve"> biceps </w:t>
      </w:r>
      <w:r>
        <w:rPr>
          <w:rFonts w:ascii="Times New Roman" w:hAnsi="Times New Roman" w:cs="Times New Roman"/>
          <w:noProof/>
          <w:sz w:val="24"/>
          <w:szCs w:val="24"/>
        </w:rPr>
        <w:t xml:space="preserve">longus </w:t>
      </w:r>
      <w:r w:rsidRPr="00BD7E16">
        <w:rPr>
          <w:rFonts w:ascii="Times New Roman" w:hAnsi="Times New Roman" w:cs="Times New Roman"/>
          <w:b/>
          <w:bCs/>
          <w:noProof/>
          <w:sz w:val="24"/>
          <w:szCs w:val="24"/>
        </w:rPr>
        <w:t>(</w:t>
      </w:r>
      <w:r w:rsidR="00BD7E16" w:rsidRPr="00BD7E16">
        <w:rPr>
          <w:rFonts w:ascii="Times New Roman" w:hAnsi="Times New Roman" w:cs="Times New Roman"/>
          <w:b/>
          <w:bCs/>
          <w:noProof/>
          <w:sz w:val="24"/>
          <w:szCs w:val="24"/>
        </w:rPr>
        <w:t>B</w:t>
      </w:r>
      <w:r w:rsidRPr="00BD7E16">
        <w:rPr>
          <w:rFonts w:ascii="Times New Roman" w:hAnsi="Times New Roman" w:cs="Times New Roman"/>
          <w:b/>
          <w:bCs/>
          <w:noProof/>
          <w:sz w:val="24"/>
          <w:szCs w:val="24"/>
        </w:rPr>
        <w:t>)</w:t>
      </w:r>
      <w:r w:rsidRPr="003E530E">
        <w:rPr>
          <w:rFonts w:ascii="Times New Roman" w:hAnsi="Times New Roman" w:cs="Times New Roman"/>
          <w:noProof/>
          <w:sz w:val="24"/>
          <w:szCs w:val="24"/>
        </w:rPr>
        <w:t xml:space="preserve"> </w:t>
      </w:r>
      <w:r w:rsidRPr="00040D6E">
        <w:rPr>
          <w:rFonts w:ascii="Times New Roman" w:hAnsi="Times New Roman" w:cs="Times New Roman"/>
          <w:noProof/>
          <w:sz w:val="24"/>
          <w:szCs w:val="24"/>
        </w:rPr>
        <w:t xml:space="preserve">act as </w:t>
      </w:r>
      <w:r w:rsidR="002B241B">
        <w:rPr>
          <w:rFonts w:ascii="Times New Roman" w:hAnsi="Times New Roman" w:cs="Times New Roman"/>
          <w:noProof/>
          <w:sz w:val="24"/>
          <w:szCs w:val="24"/>
        </w:rPr>
        <w:t xml:space="preserve">the </w:t>
      </w:r>
      <w:r w:rsidRPr="00040D6E">
        <w:rPr>
          <w:rFonts w:ascii="Times New Roman" w:hAnsi="Times New Roman" w:cs="Times New Roman"/>
          <w:noProof/>
          <w:sz w:val="24"/>
          <w:szCs w:val="24"/>
        </w:rPr>
        <w:t xml:space="preserve">agonist muscles, while the triceps lateralis </w:t>
      </w:r>
      <w:r w:rsidRPr="00BD7E16">
        <w:rPr>
          <w:rFonts w:ascii="Times New Roman" w:hAnsi="Times New Roman" w:cs="Times New Roman"/>
          <w:b/>
          <w:bCs/>
          <w:noProof/>
          <w:sz w:val="24"/>
          <w:szCs w:val="24"/>
        </w:rPr>
        <w:t>(</w:t>
      </w:r>
      <w:r w:rsidR="00BD7E16" w:rsidRPr="00BD7E16">
        <w:rPr>
          <w:rFonts w:ascii="Times New Roman" w:hAnsi="Times New Roman" w:cs="Times New Roman"/>
          <w:b/>
          <w:bCs/>
          <w:noProof/>
          <w:sz w:val="24"/>
          <w:szCs w:val="24"/>
        </w:rPr>
        <w:t>C)</w:t>
      </w:r>
      <w:r w:rsidRPr="003E530E">
        <w:rPr>
          <w:rFonts w:ascii="Times New Roman" w:hAnsi="Times New Roman" w:cs="Times New Roman"/>
          <w:noProof/>
          <w:sz w:val="24"/>
          <w:szCs w:val="24"/>
        </w:rPr>
        <w:t xml:space="preserve"> and </w:t>
      </w:r>
      <w:r w:rsidRPr="00040D6E">
        <w:rPr>
          <w:rFonts w:ascii="Times New Roman" w:hAnsi="Times New Roman" w:cs="Times New Roman"/>
          <w:noProof/>
          <w:sz w:val="24"/>
          <w:szCs w:val="24"/>
        </w:rPr>
        <w:t xml:space="preserve">triceps longus </w:t>
      </w:r>
      <w:r w:rsidRPr="00BD7E16">
        <w:rPr>
          <w:rFonts w:ascii="Times New Roman" w:hAnsi="Times New Roman" w:cs="Times New Roman"/>
          <w:b/>
          <w:bCs/>
          <w:noProof/>
          <w:sz w:val="24"/>
          <w:szCs w:val="24"/>
        </w:rPr>
        <w:t>(</w:t>
      </w:r>
      <w:r w:rsidR="00BD7E16" w:rsidRPr="00BD7E16">
        <w:rPr>
          <w:rFonts w:ascii="Times New Roman" w:hAnsi="Times New Roman" w:cs="Times New Roman"/>
          <w:b/>
          <w:bCs/>
          <w:noProof/>
          <w:sz w:val="24"/>
          <w:szCs w:val="24"/>
        </w:rPr>
        <w:t>D</w:t>
      </w:r>
      <w:r w:rsidRPr="00BD7E16">
        <w:rPr>
          <w:rFonts w:ascii="Times New Roman" w:hAnsi="Times New Roman" w:cs="Times New Roman"/>
          <w:b/>
          <w:bCs/>
          <w:noProof/>
          <w:sz w:val="24"/>
          <w:szCs w:val="24"/>
        </w:rPr>
        <w:t>)</w:t>
      </w:r>
      <w:r w:rsidRPr="00040D6E">
        <w:rPr>
          <w:rFonts w:ascii="Times New Roman" w:hAnsi="Times New Roman" w:cs="Times New Roman"/>
          <w:noProof/>
          <w:sz w:val="24"/>
          <w:szCs w:val="24"/>
        </w:rPr>
        <w:t xml:space="preserve"> act as antagonist muscles. </w:t>
      </w:r>
      <w:r w:rsidR="002B241B">
        <w:rPr>
          <w:rFonts w:ascii="Times New Roman" w:hAnsi="Times New Roman" w:cs="Times New Roman"/>
          <w:noProof/>
          <w:sz w:val="24"/>
          <w:szCs w:val="24"/>
        </w:rPr>
        <w:t xml:space="preserve">Perterbation onset is at 0 ms (the start of the trial). SLR is shown by the dotted line between 25-50 ms and LLR is shown by the dotted line between 50 – 100 ms. </w:t>
      </w:r>
      <w:r w:rsidR="002B241B" w:rsidRPr="00040D6E">
        <w:rPr>
          <w:rFonts w:ascii="Times New Roman" w:hAnsi="Times New Roman" w:cs="Times New Roman"/>
          <w:noProof/>
          <w:sz w:val="24"/>
          <w:szCs w:val="24"/>
        </w:rPr>
        <w:t>The shaded areas show variability between participants</w:t>
      </w:r>
      <w:r w:rsidR="002B241B">
        <w:rPr>
          <w:rFonts w:ascii="Times New Roman" w:hAnsi="Times New Roman" w:cs="Times New Roman"/>
          <w:noProof/>
          <w:sz w:val="24"/>
          <w:szCs w:val="24"/>
        </w:rPr>
        <w:t xml:space="preserve">. </w:t>
      </w:r>
    </w:p>
    <w:p w14:paraId="242C36CB" w14:textId="32954200" w:rsidR="00176021" w:rsidRPr="00040D6E" w:rsidRDefault="00176021" w:rsidP="004B2471">
      <w:pPr>
        <w:spacing w:line="480" w:lineRule="auto"/>
        <w:jc w:val="both"/>
        <w:rPr>
          <w:rFonts w:ascii="Times New Roman" w:hAnsi="Times New Roman" w:cs="Times New Roman"/>
          <w:noProof/>
          <w:sz w:val="24"/>
          <w:szCs w:val="24"/>
        </w:rPr>
      </w:pPr>
      <w:r w:rsidRPr="00040D6E">
        <w:rPr>
          <w:rFonts w:ascii="Times New Roman" w:hAnsi="Times New Roman" w:cs="Times New Roman"/>
          <w:noProof/>
          <w:sz w:val="24"/>
          <w:szCs w:val="24"/>
        </w:rPr>
        <w:t>When coactivation levels increased, the agonist muscles had a stronger reaction, shown by higher EMG activity. The biceps</w:t>
      </w:r>
      <w:r>
        <w:rPr>
          <w:rFonts w:ascii="Times New Roman" w:hAnsi="Times New Roman" w:cs="Times New Roman"/>
          <w:noProof/>
          <w:sz w:val="24"/>
          <w:szCs w:val="24"/>
        </w:rPr>
        <w:t xml:space="preserve"> longus</w:t>
      </w:r>
      <w:r w:rsidRPr="00040D6E">
        <w:rPr>
          <w:rFonts w:ascii="Times New Roman" w:hAnsi="Times New Roman" w:cs="Times New Roman"/>
          <w:noProof/>
          <w:sz w:val="24"/>
          <w:szCs w:val="24"/>
        </w:rPr>
        <w:t xml:space="preserve"> showed the biggest increase in activation, while the brachioradialis also became more active, peaking early in the movement. On the other hand, the antagonist muscles were more inhibited as coactivation increased. Both the triceps lateralis and longus had lower EMG activity, meaning they were more effectively suppressed. </w:t>
      </w:r>
      <w:r w:rsidR="002B241B" w:rsidRPr="002B241B">
        <w:rPr>
          <w:rFonts w:ascii="Times New Roman" w:hAnsi="Times New Roman" w:cs="Times New Roman"/>
          <w:noProof/>
          <w:sz w:val="24"/>
          <w:szCs w:val="24"/>
        </w:rPr>
        <w:t xml:space="preserve">Overall, higher </w:t>
      </w:r>
      <w:r w:rsidR="002B241B">
        <w:rPr>
          <w:rFonts w:ascii="Times New Roman" w:hAnsi="Times New Roman" w:cs="Times New Roman"/>
          <w:noProof/>
          <w:sz w:val="24"/>
          <w:szCs w:val="24"/>
        </w:rPr>
        <w:t xml:space="preserve">muscle </w:t>
      </w:r>
      <w:r w:rsidR="002B241B" w:rsidRPr="002B241B">
        <w:rPr>
          <w:rFonts w:ascii="Times New Roman" w:hAnsi="Times New Roman" w:cs="Times New Roman"/>
          <w:noProof/>
          <w:sz w:val="24"/>
          <w:szCs w:val="24"/>
        </w:rPr>
        <w:t>coactivation increased agonist activity while suppressing antagonist muscles</w:t>
      </w:r>
      <w:r w:rsidR="002B241B">
        <w:rPr>
          <w:rFonts w:ascii="Times New Roman" w:hAnsi="Times New Roman" w:cs="Times New Roman"/>
          <w:noProof/>
          <w:sz w:val="24"/>
          <w:szCs w:val="24"/>
        </w:rPr>
        <w:t xml:space="preserve">. </w:t>
      </w:r>
    </w:p>
    <w:p w14:paraId="66C03BF0" w14:textId="77777777" w:rsidR="00BD7E16" w:rsidRDefault="00BD7E16" w:rsidP="00176021">
      <w:pPr>
        <w:spacing w:line="480" w:lineRule="auto"/>
        <w:rPr>
          <w:rFonts w:ascii="Times New Roman" w:hAnsi="Times New Roman" w:cs="Times New Roman"/>
          <w:noProof/>
          <w:sz w:val="24"/>
          <w:szCs w:val="24"/>
        </w:rPr>
      </w:pPr>
    </w:p>
    <w:p w14:paraId="4F3EC038" w14:textId="186145D2" w:rsidR="00176021" w:rsidRPr="003E530E" w:rsidRDefault="00BD7E16" w:rsidP="00176021">
      <w:pPr>
        <w:spacing w:line="480" w:lineRule="auto"/>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16D9E1A" wp14:editId="66A83EF5">
            <wp:extent cx="5903405" cy="4639962"/>
            <wp:effectExtent l="0" t="0" r="2540" b="8255"/>
            <wp:docPr id="1768667537" name="Picture 5"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7537" name="Picture 5" descr="A group of graphs with different colored lines&#10;&#10;AI-generated content may be incorrect."/>
                    <pic:cNvPicPr/>
                  </pic:nvPicPr>
                  <pic:blipFill rotWithShape="1">
                    <a:blip r:embed="rId19" cstate="print">
                      <a:extLst>
                        <a:ext uri="{28A0092B-C50C-407E-A947-70E740481C1C}">
                          <a14:useLocalDpi xmlns:a14="http://schemas.microsoft.com/office/drawing/2010/main" val="0"/>
                        </a:ext>
                      </a:extLst>
                    </a:blip>
                    <a:srcRect l="4782"/>
                    <a:stretch/>
                  </pic:blipFill>
                  <pic:spPr bwMode="auto">
                    <a:xfrm>
                      <a:off x="0" y="0"/>
                      <a:ext cx="5903405" cy="4639962"/>
                    </a:xfrm>
                    <a:prstGeom prst="rect">
                      <a:avLst/>
                    </a:prstGeom>
                    <a:ln>
                      <a:noFill/>
                    </a:ln>
                    <a:extLst>
                      <a:ext uri="{53640926-AAD7-44D8-BBD7-CCE9431645EC}">
                        <a14:shadowObscured xmlns:a14="http://schemas.microsoft.com/office/drawing/2010/main"/>
                      </a:ext>
                    </a:extLst>
                  </pic:spPr>
                </pic:pic>
              </a:graphicData>
            </a:graphic>
          </wp:inline>
        </w:drawing>
      </w:r>
    </w:p>
    <w:p w14:paraId="35610035" w14:textId="517748D7" w:rsidR="00176021" w:rsidRPr="00D71568" w:rsidRDefault="00176021" w:rsidP="00BD7E16">
      <w:pPr>
        <w:spacing w:line="240" w:lineRule="auto"/>
        <w:rPr>
          <w:rFonts w:ascii="Times New Roman" w:hAnsi="Times New Roman" w:cs="Times New Roman"/>
          <w:b/>
          <w:bCs/>
          <w:noProof/>
          <w:sz w:val="24"/>
          <w:szCs w:val="24"/>
        </w:rPr>
      </w:pPr>
      <w:r w:rsidRPr="00AE4D41">
        <w:rPr>
          <w:rFonts w:ascii="Times New Roman" w:hAnsi="Times New Roman" w:cs="Times New Roman"/>
          <w:b/>
          <w:bCs/>
          <w:noProof/>
          <w:sz w:val="24"/>
          <w:szCs w:val="24"/>
        </w:rPr>
        <w:t xml:space="preserve">Figure </w:t>
      </w:r>
      <w:r>
        <w:rPr>
          <w:rFonts w:ascii="Times New Roman" w:hAnsi="Times New Roman" w:cs="Times New Roman"/>
          <w:b/>
          <w:bCs/>
          <w:noProof/>
          <w:sz w:val="24"/>
          <w:szCs w:val="24"/>
        </w:rPr>
        <w:t>6</w:t>
      </w:r>
      <w:r w:rsidRPr="00AE4D41">
        <w:rPr>
          <w:rFonts w:ascii="Times New Roman" w:hAnsi="Times New Roman" w:cs="Times New Roman"/>
          <w:b/>
          <w:bCs/>
          <w:noProof/>
          <w:sz w:val="24"/>
          <w:szCs w:val="24"/>
        </w:rPr>
        <w:t>.</w:t>
      </w:r>
      <w:r w:rsidRPr="0019323D">
        <w:rPr>
          <w:rFonts w:ascii="Times New Roman" w:hAnsi="Times New Roman" w:cs="Times New Roman"/>
          <w:noProof/>
          <w:sz w:val="24"/>
          <w:szCs w:val="24"/>
        </w:rPr>
        <w:t xml:space="preserve"> </w:t>
      </w:r>
      <w:r w:rsidRPr="0019323D">
        <w:rPr>
          <w:rFonts w:ascii="Times New Roman" w:hAnsi="Times New Roman" w:cs="Times New Roman"/>
          <w:sz w:val="24"/>
          <w:szCs w:val="24"/>
        </w:rPr>
        <w:t xml:space="preserve">Summary of </w:t>
      </w:r>
      <w:r w:rsidR="00AE3F92">
        <w:rPr>
          <w:rFonts w:ascii="Times New Roman" w:hAnsi="Times New Roman" w:cs="Times New Roman"/>
          <w:sz w:val="24"/>
          <w:szCs w:val="24"/>
        </w:rPr>
        <w:t>m</w:t>
      </w:r>
      <w:r w:rsidRPr="0019323D">
        <w:rPr>
          <w:rFonts w:ascii="Times New Roman" w:hAnsi="Times New Roman" w:cs="Times New Roman"/>
          <w:sz w:val="24"/>
          <w:szCs w:val="24"/>
        </w:rPr>
        <w:t xml:space="preserve">uscle </w:t>
      </w:r>
      <w:r w:rsidR="00AE3F92">
        <w:rPr>
          <w:rFonts w:ascii="Times New Roman" w:hAnsi="Times New Roman" w:cs="Times New Roman"/>
          <w:sz w:val="24"/>
          <w:szCs w:val="24"/>
        </w:rPr>
        <w:t>a</w:t>
      </w:r>
      <w:r w:rsidRPr="0019323D">
        <w:rPr>
          <w:rFonts w:ascii="Times New Roman" w:hAnsi="Times New Roman" w:cs="Times New Roman"/>
          <w:sz w:val="24"/>
          <w:szCs w:val="24"/>
        </w:rPr>
        <w:t xml:space="preserve">ctivity for the SLR and LLR </w:t>
      </w:r>
      <w:r w:rsidR="00AE3F92">
        <w:rPr>
          <w:rFonts w:ascii="Times New Roman" w:hAnsi="Times New Roman" w:cs="Times New Roman"/>
          <w:sz w:val="24"/>
          <w:szCs w:val="24"/>
        </w:rPr>
        <w:t>e</w:t>
      </w:r>
      <w:r w:rsidRPr="0019323D">
        <w:rPr>
          <w:rFonts w:ascii="Times New Roman" w:hAnsi="Times New Roman" w:cs="Times New Roman"/>
          <w:sz w:val="24"/>
          <w:szCs w:val="24"/>
        </w:rPr>
        <w:t xml:space="preserve">pochs </w:t>
      </w:r>
      <w:r w:rsidR="00AE3F92">
        <w:rPr>
          <w:rFonts w:ascii="Times New Roman" w:hAnsi="Times New Roman" w:cs="Times New Roman"/>
          <w:sz w:val="24"/>
          <w:szCs w:val="24"/>
        </w:rPr>
        <w:t>a</w:t>
      </w:r>
      <w:r w:rsidRPr="0019323D">
        <w:rPr>
          <w:rFonts w:ascii="Times New Roman" w:hAnsi="Times New Roman" w:cs="Times New Roman"/>
          <w:sz w:val="24"/>
          <w:szCs w:val="24"/>
        </w:rPr>
        <w:t xml:space="preserve">cross </w:t>
      </w:r>
      <w:r w:rsidR="00AE3F92">
        <w:rPr>
          <w:rFonts w:ascii="Times New Roman" w:hAnsi="Times New Roman" w:cs="Times New Roman"/>
          <w:sz w:val="24"/>
          <w:szCs w:val="24"/>
        </w:rPr>
        <w:t>c</w:t>
      </w:r>
      <w:r w:rsidRPr="0019323D">
        <w:rPr>
          <w:rFonts w:ascii="Times New Roman" w:hAnsi="Times New Roman" w:cs="Times New Roman"/>
          <w:sz w:val="24"/>
          <w:szCs w:val="24"/>
        </w:rPr>
        <w:t xml:space="preserve">onditions for the </w:t>
      </w:r>
      <w:r w:rsidR="00AE3F92">
        <w:rPr>
          <w:rFonts w:ascii="Times New Roman" w:hAnsi="Times New Roman" w:cs="Times New Roman"/>
          <w:sz w:val="24"/>
          <w:szCs w:val="24"/>
        </w:rPr>
        <w:t>e</w:t>
      </w:r>
      <w:r w:rsidRPr="0019323D">
        <w:rPr>
          <w:rFonts w:ascii="Times New Roman" w:hAnsi="Times New Roman" w:cs="Times New Roman"/>
          <w:sz w:val="24"/>
          <w:szCs w:val="24"/>
        </w:rPr>
        <w:t xml:space="preserve">xtension </w:t>
      </w:r>
      <w:r w:rsidR="00AE3F92">
        <w:rPr>
          <w:rFonts w:ascii="Times New Roman" w:hAnsi="Times New Roman" w:cs="Times New Roman"/>
          <w:sz w:val="24"/>
          <w:szCs w:val="24"/>
        </w:rPr>
        <w:t>t</w:t>
      </w:r>
      <w:r w:rsidRPr="0019323D">
        <w:rPr>
          <w:rFonts w:ascii="Times New Roman" w:hAnsi="Times New Roman" w:cs="Times New Roman"/>
          <w:sz w:val="24"/>
          <w:szCs w:val="24"/>
        </w:rPr>
        <w:t>ask</w:t>
      </w:r>
      <w:r w:rsidR="0019323D" w:rsidRPr="0019323D">
        <w:rPr>
          <w:rFonts w:ascii="Times New Roman" w:hAnsi="Times New Roman" w:cs="Times New Roman"/>
          <w:sz w:val="24"/>
          <w:szCs w:val="24"/>
        </w:rPr>
        <w:t xml:space="preserve">. </w:t>
      </w:r>
      <w:r w:rsidR="0019323D">
        <w:rPr>
          <w:rFonts w:ascii="Times New Roman" w:hAnsi="Times New Roman" w:cs="Times New Roman"/>
          <w:sz w:val="24"/>
          <w:szCs w:val="24"/>
        </w:rPr>
        <w:t>SLR is shown on the left and LLR is shown on the right.</w:t>
      </w:r>
      <w:r w:rsidR="00AE3130">
        <w:rPr>
          <w:rFonts w:ascii="Times New Roman" w:hAnsi="Times New Roman" w:cs="Times New Roman"/>
          <w:sz w:val="24"/>
          <w:szCs w:val="24"/>
        </w:rPr>
        <w:t xml:space="preserve"> </w:t>
      </w:r>
      <w:r w:rsidR="00AE3130" w:rsidRPr="003E530E">
        <w:rPr>
          <w:rFonts w:ascii="Times New Roman" w:hAnsi="Times New Roman" w:cs="Times New Roman"/>
          <w:noProof/>
          <w:sz w:val="24"/>
          <w:szCs w:val="24"/>
        </w:rPr>
        <w:t>Error bars indicate variability</w:t>
      </w:r>
      <w:r w:rsidR="00AE3130">
        <w:rPr>
          <w:rFonts w:ascii="Times New Roman" w:hAnsi="Times New Roman" w:cs="Times New Roman"/>
          <w:noProof/>
          <w:sz w:val="24"/>
          <w:szCs w:val="24"/>
        </w:rPr>
        <w:t xml:space="preserve"> across participants.</w:t>
      </w:r>
    </w:p>
    <w:p w14:paraId="6551BF41" w14:textId="08219059" w:rsidR="00176021" w:rsidRPr="00AE4D41" w:rsidRDefault="00176021" w:rsidP="00176021">
      <w:pPr>
        <w:spacing w:line="480" w:lineRule="auto"/>
        <w:jc w:val="both"/>
        <w:rPr>
          <w:rFonts w:ascii="Times New Roman" w:hAnsi="Times New Roman" w:cs="Times New Roman"/>
          <w:sz w:val="24"/>
          <w:szCs w:val="24"/>
        </w:rPr>
      </w:pPr>
      <w:r w:rsidRPr="00966C6C">
        <w:rPr>
          <w:rFonts w:ascii="Times New Roman" w:hAnsi="Times New Roman" w:cs="Times New Roman"/>
          <w:sz w:val="24"/>
          <w:szCs w:val="24"/>
        </w:rPr>
        <w:t xml:space="preserve">EMG activity during the extension task is divided into SLR (25 to 50 </w:t>
      </w:r>
      <w:proofErr w:type="spellStart"/>
      <w:r w:rsidRPr="00966C6C">
        <w:rPr>
          <w:rFonts w:ascii="Times New Roman" w:hAnsi="Times New Roman" w:cs="Times New Roman"/>
          <w:sz w:val="24"/>
          <w:szCs w:val="24"/>
        </w:rPr>
        <w:t>ms</w:t>
      </w:r>
      <w:proofErr w:type="spellEnd"/>
      <w:r w:rsidRPr="00966C6C">
        <w:rPr>
          <w:rFonts w:ascii="Times New Roman" w:hAnsi="Times New Roman" w:cs="Times New Roman"/>
          <w:sz w:val="24"/>
          <w:szCs w:val="24"/>
        </w:rPr>
        <w:t xml:space="preserve">) and LLR (50 to 100 </w:t>
      </w:r>
      <w:proofErr w:type="spellStart"/>
      <w:r w:rsidRPr="00966C6C">
        <w:rPr>
          <w:rFonts w:ascii="Times New Roman" w:hAnsi="Times New Roman" w:cs="Times New Roman"/>
          <w:sz w:val="24"/>
          <w:szCs w:val="24"/>
        </w:rPr>
        <w:t>ms</w:t>
      </w:r>
      <w:proofErr w:type="spellEnd"/>
      <w:r w:rsidRPr="00966C6C">
        <w:rPr>
          <w:rFonts w:ascii="Times New Roman" w:hAnsi="Times New Roman" w:cs="Times New Roman"/>
          <w:sz w:val="24"/>
          <w:szCs w:val="24"/>
        </w:rPr>
        <w:t xml:space="preserve">) epochs, using the same color scheme. </w:t>
      </w:r>
      <w:r w:rsidRPr="00AE4D41">
        <w:rPr>
          <w:rFonts w:ascii="Times New Roman" w:hAnsi="Times New Roman" w:cs="Times New Roman"/>
          <w:sz w:val="24"/>
          <w:szCs w:val="24"/>
        </w:rPr>
        <w:t xml:space="preserve">During the extension task, the agonist muscles, the brachioradialis </w:t>
      </w:r>
      <w:r w:rsidRPr="00377D6E">
        <w:rPr>
          <w:rFonts w:ascii="Times New Roman" w:hAnsi="Times New Roman" w:cs="Times New Roman"/>
          <w:b/>
          <w:bCs/>
          <w:sz w:val="24"/>
          <w:szCs w:val="24"/>
        </w:rPr>
        <w:t>(</w:t>
      </w:r>
      <w:r w:rsidR="00377D6E" w:rsidRPr="00377D6E">
        <w:rPr>
          <w:rFonts w:ascii="Times New Roman" w:hAnsi="Times New Roman" w:cs="Times New Roman"/>
          <w:b/>
          <w:bCs/>
          <w:sz w:val="24"/>
          <w:szCs w:val="24"/>
        </w:rPr>
        <w:t>A</w:t>
      </w:r>
      <w:r w:rsidRPr="00377D6E">
        <w:rPr>
          <w:rFonts w:ascii="Times New Roman" w:hAnsi="Times New Roman" w:cs="Times New Roman"/>
          <w:b/>
          <w:bCs/>
          <w:sz w:val="24"/>
          <w:szCs w:val="24"/>
        </w:rPr>
        <w:t>)</w:t>
      </w:r>
      <w:r w:rsidRPr="00AE4D41">
        <w:rPr>
          <w:rFonts w:ascii="Times New Roman" w:hAnsi="Times New Roman" w:cs="Times New Roman"/>
          <w:sz w:val="24"/>
          <w:szCs w:val="24"/>
        </w:rPr>
        <w:t xml:space="preserve"> and biceps brachii </w:t>
      </w:r>
      <w:r w:rsidRPr="00377D6E">
        <w:rPr>
          <w:rFonts w:ascii="Times New Roman" w:hAnsi="Times New Roman" w:cs="Times New Roman"/>
          <w:b/>
          <w:bCs/>
          <w:sz w:val="24"/>
          <w:szCs w:val="24"/>
        </w:rPr>
        <w:t>(</w:t>
      </w:r>
      <w:r w:rsidR="00377D6E" w:rsidRPr="00377D6E">
        <w:rPr>
          <w:rFonts w:ascii="Times New Roman" w:hAnsi="Times New Roman" w:cs="Times New Roman"/>
          <w:b/>
          <w:bCs/>
          <w:sz w:val="24"/>
          <w:szCs w:val="24"/>
        </w:rPr>
        <w:t>B</w:t>
      </w:r>
      <w:r w:rsidRPr="00377D6E">
        <w:rPr>
          <w:rFonts w:ascii="Times New Roman" w:hAnsi="Times New Roman" w:cs="Times New Roman"/>
          <w:b/>
          <w:bCs/>
          <w:sz w:val="24"/>
          <w:szCs w:val="24"/>
        </w:rPr>
        <w:t>)</w:t>
      </w:r>
      <w:r w:rsidRPr="00AE4D41">
        <w:rPr>
          <w:rFonts w:ascii="Times New Roman" w:hAnsi="Times New Roman" w:cs="Times New Roman"/>
          <w:sz w:val="24"/>
          <w:szCs w:val="24"/>
        </w:rPr>
        <w:t xml:space="preserve">, showed increased activation as the movement progressed from the short-latency response (SLR) to the long-latency response (LLR), with the strongest activation seen in the LLR phase. </w:t>
      </w:r>
      <w:r w:rsidRPr="00966C6C">
        <w:rPr>
          <w:rFonts w:ascii="Times New Roman" w:hAnsi="Times New Roman" w:cs="Times New Roman"/>
          <w:sz w:val="24"/>
          <w:szCs w:val="24"/>
        </w:rPr>
        <w:t>For brachioradialis, activity is</w:t>
      </w:r>
      <w:r>
        <w:rPr>
          <w:rFonts w:ascii="Times New Roman" w:hAnsi="Times New Roman" w:cs="Times New Roman"/>
          <w:sz w:val="24"/>
          <w:szCs w:val="24"/>
        </w:rPr>
        <w:t xml:space="preserve"> approximately</w:t>
      </w:r>
      <w:r w:rsidRPr="00966C6C">
        <w:rPr>
          <w:rFonts w:ascii="Times New Roman" w:hAnsi="Times New Roman" w:cs="Times New Roman"/>
          <w:sz w:val="24"/>
          <w:szCs w:val="24"/>
        </w:rPr>
        <w:t xml:space="preserve"> </w:t>
      </w:r>
      <w:r>
        <w:rPr>
          <w:rFonts w:ascii="Times New Roman" w:hAnsi="Times New Roman" w:cs="Times New Roman"/>
          <w:sz w:val="24"/>
          <w:szCs w:val="24"/>
        </w:rPr>
        <w:t>1</w:t>
      </w:r>
      <w:r w:rsidRPr="00966C6C">
        <w:rPr>
          <w:rFonts w:ascii="Times New Roman" w:hAnsi="Times New Roman" w:cs="Times New Roman"/>
          <w:sz w:val="24"/>
          <w:szCs w:val="24"/>
        </w:rPr>
        <w:t>.</w:t>
      </w:r>
      <w:r>
        <w:rPr>
          <w:rFonts w:ascii="Times New Roman" w:hAnsi="Times New Roman" w:cs="Times New Roman"/>
          <w:sz w:val="24"/>
          <w:szCs w:val="24"/>
        </w:rPr>
        <w:t xml:space="preserve">5 nu </w:t>
      </w:r>
      <w:r w:rsidRPr="00966C6C">
        <w:rPr>
          <w:rFonts w:ascii="Times New Roman" w:hAnsi="Times New Roman" w:cs="Times New Roman"/>
          <w:sz w:val="24"/>
          <w:szCs w:val="24"/>
        </w:rPr>
        <w:t xml:space="preserve">at 0.5x and </w:t>
      </w:r>
      <w:r>
        <w:rPr>
          <w:rFonts w:ascii="Times New Roman" w:hAnsi="Times New Roman" w:cs="Times New Roman"/>
          <w:sz w:val="24"/>
          <w:szCs w:val="24"/>
        </w:rPr>
        <w:t>6</w:t>
      </w:r>
      <w:r w:rsidRPr="00966C6C">
        <w:rPr>
          <w:rFonts w:ascii="Times New Roman" w:hAnsi="Times New Roman" w:cs="Times New Roman"/>
          <w:sz w:val="24"/>
          <w:szCs w:val="24"/>
        </w:rPr>
        <w:t>.</w:t>
      </w:r>
      <w:r>
        <w:rPr>
          <w:rFonts w:ascii="Times New Roman" w:hAnsi="Times New Roman" w:cs="Times New Roman"/>
          <w:sz w:val="24"/>
          <w:szCs w:val="24"/>
        </w:rPr>
        <w:t>5</w:t>
      </w:r>
      <w:r w:rsidRPr="00966C6C">
        <w:rPr>
          <w:rFonts w:ascii="Times New Roman" w:hAnsi="Times New Roman" w:cs="Times New Roman"/>
          <w:sz w:val="24"/>
          <w:szCs w:val="24"/>
        </w:rPr>
        <w:t xml:space="preserve"> </w:t>
      </w:r>
      <w:r>
        <w:rPr>
          <w:rFonts w:ascii="Times New Roman" w:hAnsi="Times New Roman" w:cs="Times New Roman"/>
          <w:sz w:val="24"/>
          <w:szCs w:val="24"/>
        </w:rPr>
        <w:t>nu</w:t>
      </w:r>
      <w:r w:rsidRPr="00966C6C">
        <w:rPr>
          <w:rFonts w:ascii="Times New Roman" w:hAnsi="Times New Roman" w:cs="Times New Roman"/>
          <w:sz w:val="24"/>
          <w:szCs w:val="24"/>
        </w:rPr>
        <w:t xml:space="preserve"> at 16x in SLR, and </w:t>
      </w:r>
      <w:r>
        <w:rPr>
          <w:rFonts w:ascii="Times New Roman" w:hAnsi="Times New Roman" w:cs="Times New Roman"/>
          <w:sz w:val="24"/>
          <w:szCs w:val="24"/>
        </w:rPr>
        <w:t>6.2 nu at 0.5x and 5.5 nu at</w:t>
      </w:r>
      <w:r w:rsidRPr="00966C6C">
        <w:rPr>
          <w:rFonts w:ascii="Times New Roman" w:hAnsi="Times New Roman" w:cs="Times New Roman"/>
          <w:sz w:val="24"/>
          <w:szCs w:val="24"/>
        </w:rPr>
        <w:t xml:space="preserve"> </w:t>
      </w:r>
      <w:r>
        <w:rPr>
          <w:rFonts w:ascii="Times New Roman" w:hAnsi="Times New Roman" w:cs="Times New Roman"/>
          <w:sz w:val="24"/>
          <w:szCs w:val="24"/>
        </w:rPr>
        <w:t xml:space="preserve">16x </w:t>
      </w:r>
      <w:r w:rsidRPr="00966C6C">
        <w:rPr>
          <w:rFonts w:ascii="Times New Roman" w:hAnsi="Times New Roman" w:cs="Times New Roman"/>
          <w:sz w:val="24"/>
          <w:szCs w:val="24"/>
        </w:rPr>
        <w:t xml:space="preserve">in LLR. </w:t>
      </w:r>
      <w:r>
        <w:rPr>
          <w:rFonts w:ascii="Times New Roman" w:hAnsi="Times New Roman" w:cs="Times New Roman"/>
          <w:sz w:val="24"/>
          <w:szCs w:val="24"/>
        </w:rPr>
        <w:t>Similarly f</w:t>
      </w:r>
      <w:r w:rsidRPr="00966C6C">
        <w:rPr>
          <w:rFonts w:ascii="Times New Roman" w:hAnsi="Times New Roman" w:cs="Times New Roman"/>
          <w:sz w:val="24"/>
          <w:szCs w:val="24"/>
        </w:rPr>
        <w:t>or biceps</w:t>
      </w:r>
      <w:r>
        <w:rPr>
          <w:rFonts w:ascii="Times New Roman" w:hAnsi="Times New Roman" w:cs="Times New Roman"/>
          <w:sz w:val="24"/>
          <w:szCs w:val="24"/>
        </w:rPr>
        <w:t xml:space="preserve"> </w:t>
      </w:r>
      <w:r>
        <w:rPr>
          <w:rFonts w:ascii="Times New Roman" w:hAnsi="Times New Roman" w:cs="Times New Roman"/>
          <w:sz w:val="24"/>
          <w:szCs w:val="24"/>
        </w:rPr>
        <w:lastRenderedPageBreak/>
        <w:t>longus</w:t>
      </w:r>
      <w:r w:rsidRPr="00966C6C">
        <w:rPr>
          <w:rFonts w:ascii="Times New Roman" w:hAnsi="Times New Roman" w:cs="Times New Roman"/>
          <w:sz w:val="24"/>
          <w:szCs w:val="24"/>
        </w:rPr>
        <w:t>,</w:t>
      </w:r>
      <w:r>
        <w:rPr>
          <w:rFonts w:ascii="Times New Roman" w:hAnsi="Times New Roman" w:cs="Times New Roman"/>
          <w:sz w:val="24"/>
          <w:szCs w:val="24"/>
        </w:rPr>
        <w:t xml:space="preserve"> the</w:t>
      </w:r>
      <w:r w:rsidRPr="00966C6C">
        <w:rPr>
          <w:rFonts w:ascii="Times New Roman" w:hAnsi="Times New Roman" w:cs="Times New Roman"/>
          <w:sz w:val="24"/>
          <w:szCs w:val="24"/>
        </w:rPr>
        <w:t xml:space="preserve"> activity is </w:t>
      </w:r>
      <w:r>
        <w:rPr>
          <w:rFonts w:ascii="Times New Roman" w:hAnsi="Times New Roman" w:cs="Times New Roman"/>
          <w:sz w:val="24"/>
          <w:szCs w:val="24"/>
        </w:rPr>
        <w:t>about 2</w:t>
      </w:r>
      <w:r w:rsidRPr="00966C6C">
        <w:rPr>
          <w:rFonts w:ascii="Times New Roman" w:hAnsi="Times New Roman" w:cs="Times New Roman"/>
          <w:sz w:val="24"/>
          <w:szCs w:val="24"/>
        </w:rPr>
        <w:t xml:space="preserve"> </w:t>
      </w:r>
      <w:proofErr w:type="gramStart"/>
      <w:r>
        <w:rPr>
          <w:rFonts w:ascii="Times New Roman" w:hAnsi="Times New Roman" w:cs="Times New Roman"/>
          <w:sz w:val="24"/>
          <w:szCs w:val="24"/>
        </w:rPr>
        <w:t>nu</w:t>
      </w:r>
      <w:proofErr w:type="gramEnd"/>
      <w:r w:rsidRPr="00966C6C">
        <w:rPr>
          <w:rFonts w:ascii="Times New Roman" w:hAnsi="Times New Roman" w:cs="Times New Roman"/>
          <w:sz w:val="24"/>
          <w:szCs w:val="24"/>
        </w:rPr>
        <w:t xml:space="preserve"> at 0.5x and </w:t>
      </w:r>
      <w:r>
        <w:rPr>
          <w:rFonts w:ascii="Times New Roman" w:hAnsi="Times New Roman" w:cs="Times New Roman"/>
          <w:sz w:val="24"/>
          <w:szCs w:val="24"/>
        </w:rPr>
        <w:t>20 nu</w:t>
      </w:r>
      <w:r w:rsidRPr="00966C6C">
        <w:rPr>
          <w:rFonts w:ascii="Times New Roman" w:hAnsi="Times New Roman" w:cs="Times New Roman"/>
          <w:sz w:val="24"/>
          <w:szCs w:val="24"/>
        </w:rPr>
        <w:t xml:space="preserve"> at 16x in SLR, and </w:t>
      </w:r>
      <w:r>
        <w:rPr>
          <w:rFonts w:ascii="Times New Roman" w:hAnsi="Times New Roman" w:cs="Times New Roman"/>
          <w:sz w:val="24"/>
          <w:szCs w:val="24"/>
        </w:rPr>
        <w:t>8</w:t>
      </w:r>
      <w:r w:rsidRPr="00966C6C">
        <w:rPr>
          <w:rFonts w:ascii="Times New Roman" w:hAnsi="Times New Roman" w:cs="Times New Roman"/>
          <w:sz w:val="24"/>
          <w:szCs w:val="24"/>
        </w:rPr>
        <w:t xml:space="preserve"> </w:t>
      </w:r>
      <w:r>
        <w:rPr>
          <w:rFonts w:ascii="Times New Roman" w:hAnsi="Times New Roman" w:cs="Times New Roman"/>
          <w:sz w:val="24"/>
          <w:szCs w:val="24"/>
        </w:rPr>
        <w:t>nu at 0.5x and</w:t>
      </w:r>
      <w:r w:rsidRPr="00966C6C">
        <w:rPr>
          <w:rFonts w:ascii="Times New Roman" w:hAnsi="Times New Roman" w:cs="Times New Roman"/>
          <w:sz w:val="24"/>
          <w:szCs w:val="24"/>
        </w:rPr>
        <w:t xml:space="preserve"> </w:t>
      </w:r>
      <w:r>
        <w:rPr>
          <w:rFonts w:ascii="Times New Roman" w:hAnsi="Times New Roman" w:cs="Times New Roman"/>
          <w:sz w:val="24"/>
          <w:szCs w:val="24"/>
        </w:rPr>
        <w:t xml:space="preserve">22.5 nu at 16x </w:t>
      </w:r>
      <w:r w:rsidRPr="00966C6C">
        <w:rPr>
          <w:rFonts w:ascii="Times New Roman" w:hAnsi="Times New Roman" w:cs="Times New Roman"/>
          <w:sz w:val="24"/>
          <w:szCs w:val="24"/>
        </w:rPr>
        <w:t>in LLR.</w:t>
      </w:r>
      <w:r>
        <w:rPr>
          <w:rFonts w:ascii="Times New Roman" w:hAnsi="Times New Roman" w:cs="Times New Roman"/>
          <w:sz w:val="24"/>
          <w:szCs w:val="24"/>
        </w:rPr>
        <w:t xml:space="preserve"> </w:t>
      </w:r>
      <w:r w:rsidRPr="00AE4D41">
        <w:rPr>
          <w:rFonts w:ascii="Times New Roman" w:hAnsi="Times New Roman" w:cs="Times New Roman"/>
          <w:sz w:val="24"/>
          <w:szCs w:val="24"/>
        </w:rPr>
        <w:t xml:space="preserve">In contrast, the antagonist muscles, the triceps lateralis </w:t>
      </w:r>
      <w:r w:rsidRPr="00377D6E">
        <w:rPr>
          <w:rFonts w:ascii="Times New Roman" w:hAnsi="Times New Roman" w:cs="Times New Roman"/>
          <w:b/>
          <w:bCs/>
          <w:sz w:val="24"/>
          <w:szCs w:val="24"/>
        </w:rPr>
        <w:t>(</w:t>
      </w:r>
      <w:r w:rsidR="00377D6E" w:rsidRPr="00377D6E">
        <w:rPr>
          <w:rFonts w:ascii="Times New Roman" w:hAnsi="Times New Roman" w:cs="Times New Roman"/>
          <w:b/>
          <w:bCs/>
          <w:sz w:val="24"/>
          <w:szCs w:val="24"/>
        </w:rPr>
        <w:t>C</w:t>
      </w:r>
      <w:r w:rsidRPr="00377D6E">
        <w:rPr>
          <w:rFonts w:ascii="Times New Roman" w:hAnsi="Times New Roman" w:cs="Times New Roman"/>
          <w:b/>
          <w:bCs/>
          <w:sz w:val="24"/>
          <w:szCs w:val="24"/>
        </w:rPr>
        <w:t>)</w:t>
      </w:r>
      <w:r w:rsidRPr="00AE4D41">
        <w:rPr>
          <w:rFonts w:ascii="Times New Roman" w:hAnsi="Times New Roman" w:cs="Times New Roman"/>
          <w:sz w:val="24"/>
          <w:szCs w:val="24"/>
        </w:rPr>
        <w:t xml:space="preserve"> and triceps longus </w:t>
      </w:r>
      <w:r w:rsidRPr="00377D6E">
        <w:rPr>
          <w:rFonts w:ascii="Times New Roman" w:hAnsi="Times New Roman" w:cs="Times New Roman"/>
          <w:b/>
          <w:bCs/>
          <w:sz w:val="24"/>
          <w:szCs w:val="24"/>
        </w:rPr>
        <w:t>(</w:t>
      </w:r>
      <w:r w:rsidR="00377D6E" w:rsidRPr="00377D6E">
        <w:rPr>
          <w:rFonts w:ascii="Times New Roman" w:hAnsi="Times New Roman" w:cs="Times New Roman"/>
          <w:b/>
          <w:bCs/>
          <w:sz w:val="24"/>
          <w:szCs w:val="24"/>
        </w:rPr>
        <w:t>D</w:t>
      </w:r>
      <w:r w:rsidRPr="00377D6E">
        <w:rPr>
          <w:rFonts w:ascii="Times New Roman" w:hAnsi="Times New Roman" w:cs="Times New Roman"/>
          <w:b/>
          <w:bCs/>
          <w:sz w:val="24"/>
          <w:szCs w:val="24"/>
        </w:rPr>
        <w:t>)</w:t>
      </w:r>
      <w:r w:rsidRPr="00AE4D41">
        <w:rPr>
          <w:rFonts w:ascii="Times New Roman" w:hAnsi="Times New Roman" w:cs="Times New Roman"/>
          <w:sz w:val="24"/>
          <w:szCs w:val="24"/>
        </w:rPr>
        <w:t>, showed a decrease in activation during the SLR phase</w:t>
      </w:r>
      <w:r>
        <w:rPr>
          <w:rFonts w:ascii="Times New Roman" w:hAnsi="Times New Roman" w:cs="Times New Roman"/>
          <w:sz w:val="24"/>
          <w:szCs w:val="24"/>
        </w:rPr>
        <w:t xml:space="preserve"> (went from 0 nu to -1.5 nu for triceps lateralis and 0 nu to -2 nu for triceps longus from 0.5x to 16x coactivation)</w:t>
      </w:r>
      <w:r w:rsidRPr="00AE4D41">
        <w:rPr>
          <w:rFonts w:ascii="Times New Roman" w:hAnsi="Times New Roman" w:cs="Times New Roman"/>
          <w:sz w:val="24"/>
          <w:szCs w:val="24"/>
        </w:rPr>
        <w:t xml:space="preserve">, meaning they were inhibited early in the movement. Their activity slightly increased again in the LLR phase </w:t>
      </w:r>
      <w:r>
        <w:rPr>
          <w:rFonts w:ascii="Times New Roman" w:hAnsi="Times New Roman" w:cs="Times New Roman"/>
          <w:sz w:val="24"/>
          <w:szCs w:val="24"/>
        </w:rPr>
        <w:t xml:space="preserve">for 0.5x and self-selected levels but more coactivation resulted in the LLR phase stretch activity to drop (-1 nu for triceps </w:t>
      </w:r>
      <w:r w:rsidRPr="00966C6C">
        <w:rPr>
          <w:rFonts w:ascii="Times New Roman" w:hAnsi="Times New Roman" w:cs="Times New Roman"/>
          <w:sz w:val="24"/>
          <w:szCs w:val="24"/>
        </w:rPr>
        <w:t xml:space="preserve">lateralis </w:t>
      </w:r>
      <w:r>
        <w:rPr>
          <w:rFonts w:ascii="Times New Roman" w:hAnsi="Times New Roman" w:cs="Times New Roman"/>
          <w:sz w:val="24"/>
          <w:szCs w:val="24"/>
        </w:rPr>
        <w:t xml:space="preserve">and -0.8 nu for triceps longus at 16 x). </w:t>
      </w:r>
      <w:r w:rsidRPr="00AE4D41">
        <w:rPr>
          <w:rFonts w:ascii="Times New Roman" w:hAnsi="Times New Roman" w:cs="Times New Roman"/>
          <w:sz w:val="24"/>
          <w:szCs w:val="24"/>
        </w:rPr>
        <w:t>The error bars show some variability between participants, but the overall trend remained consistent</w:t>
      </w:r>
      <w:r>
        <w:rPr>
          <w:rFonts w:ascii="Times New Roman" w:hAnsi="Times New Roman" w:cs="Times New Roman"/>
          <w:sz w:val="24"/>
          <w:szCs w:val="24"/>
        </w:rPr>
        <w:t xml:space="preserve"> where the </w:t>
      </w:r>
      <w:r w:rsidRPr="00AE4D41">
        <w:rPr>
          <w:rFonts w:ascii="Times New Roman" w:hAnsi="Times New Roman" w:cs="Times New Roman"/>
          <w:sz w:val="24"/>
          <w:szCs w:val="24"/>
        </w:rPr>
        <w:t>agonist muscles became more active over time, while antagonist muscles were suppressed, especially in the early phase</w:t>
      </w:r>
      <w:r>
        <w:rPr>
          <w:rFonts w:ascii="Times New Roman" w:hAnsi="Times New Roman" w:cs="Times New Roman"/>
          <w:sz w:val="24"/>
          <w:szCs w:val="24"/>
        </w:rPr>
        <w:t xml:space="preserve"> (SLR)</w:t>
      </w:r>
      <w:r w:rsidRPr="00AE4D41">
        <w:rPr>
          <w:rFonts w:ascii="Times New Roman" w:hAnsi="Times New Roman" w:cs="Times New Roman"/>
          <w:sz w:val="24"/>
          <w:szCs w:val="24"/>
        </w:rPr>
        <w:t xml:space="preserve"> of the response.</w:t>
      </w:r>
    </w:p>
    <w:p w14:paraId="3974B471" w14:textId="0B75B1E2" w:rsidR="00383D67" w:rsidRPr="00377D6E" w:rsidRDefault="00377D6E" w:rsidP="00AE3130">
      <w:pPr>
        <w:spacing w:line="240" w:lineRule="auto"/>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420F20F8" wp14:editId="700BBB54">
            <wp:extent cx="5791200" cy="4550229"/>
            <wp:effectExtent l="0" t="0" r="0" b="3175"/>
            <wp:docPr id="306229610" name="Picture 6"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29610" name="Picture 6" descr="A group of graphs showing different types of data&#10;&#10;AI-generated content may be incorrect."/>
                    <pic:cNvPicPr/>
                  </pic:nvPicPr>
                  <pic:blipFill rotWithShape="1">
                    <a:blip r:embed="rId20" cstate="print">
                      <a:extLst>
                        <a:ext uri="{28A0092B-C50C-407E-A947-70E740481C1C}">
                          <a14:useLocalDpi xmlns:a14="http://schemas.microsoft.com/office/drawing/2010/main" val="0"/>
                        </a:ext>
                      </a:extLst>
                    </a:blip>
                    <a:srcRect l="13520" b="13469"/>
                    <a:stretch/>
                  </pic:blipFill>
                  <pic:spPr bwMode="auto">
                    <a:xfrm>
                      <a:off x="0" y="0"/>
                      <a:ext cx="5796232" cy="4554182"/>
                    </a:xfrm>
                    <a:prstGeom prst="rect">
                      <a:avLst/>
                    </a:prstGeom>
                    <a:ln>
                      <a:noFill/>
                    </a:ln>
                    <a:extLst>
                      <a:ext uri="{53640926-AAD7-44D8-BBD7-CCE9431645EC}">
                        <a14:shadowObscured xmlns:a14="http://schemas.microsoft.com/office/drawing/2010/main"/>
                      </a:ext>
                    </a:extLst>
                  </pic:spPr>
                </pic:pic>
              </a:graphicData>
            </a:graphic>
          </wp:inline>
        </w:drawing>
      </w:r>
      <w:r w:rsidR="00176021" w:rsidRPr="00EF124F">
        <w:rPr>
          <w:rFonts w:eastAsiaTheme="majorEastAsia"/>
          <w:b/>
          <w:bCs/>
        </w:rPr>
        <w:t xml:space="preserve">Figure </w:t>
      </w:r>
      <w:r w:rsidR="00176021">
        <w:rPr>
          <w:rFonts w:eastAsiaTheme="majorEastAsia"/>
          <w:b/>
          <w:bCs/>
        </w:rPr>
        <w:t>7</w:t>
      </w:r>
      <w:r w:rsidR="00AE3130">
        <w:rPr>
          <w:rFonts w:eastAsiaTheme="majorEastAsia"/>
          <w:b/>
          <w:bCs/>
        </w:rPr>
        <w:t xml:space="preserve">. </w:t>
      </w:r>
      <w:r w:rsidR="00383D67" w:rsidRPr="004B2471">
        <w:rPr>
          <w:rFonts w:ascii="Times New Roman" w:hAnsi="Times New Roman" w:cs="Times New Roman"/>
          <w:noProof/>
          <w:sz w:val="24"/>
          <w:szCs w:val="24"/>
        </w:rPr>
        <w:t xml:space="preserve">Normalized EMG </w:t>
      </w:r>
      <w:r w:rsidR="00383D67">
        <w:rPr>
          <w:rFonts w:ascii="Times New Roman" w:hAnsi="Times New Roman" w:cs="Times New Roman"/>
          <w:noProof/>
          <w:sz w:val="24"/>
          <w:szCs w:val="24"/>
        </w:rPr>
        <w:t xml:space="preserve">avtivity </w:t>
      </w:r>
      <w:r w:rsidR="00383D67" w:rsidRPr="004B2471">
        <w:rPr>
          <w:rFonts w:ascii="Times New Roman" w:hAnsi="Times New Roman" w:cs="Times New Roman"/>
          <w:noProof/>
          <w:sz w:val="24"/>
          <w:szCs w:val="24"/>
        </w:rPr>
        <w:t xml:space="preserve">for </w:t>
      </w:r>
      <w:r w:rsidR="00383D67">
        <w:rPr>
          <w:rFonts w:ascii="Times New Roman" w:hAnsi="Times New Roman" w:cs="Times New Roman"/>
          <w:noProof/>
          <w:sz w:val="24"/>
          <w:szCs w:val="24"/>
        </w:rPr>
        <w:t>g</w:t>
      </w:r>
      <w:r w:rsidR="00383D67" w:rsidRPr="004B2471">
        <w:rPr>
          <w:rFonts w:ascii="Times New Roman" w:hAnsi="Times New Roman" w:cs="Times New Roman"/>
          <w:noProof/>
          <w:sz w:val="24"/>
          <w:szCs w:val="24"/>
        </w:rPr>
        <w:t xml:space="preserve">roup </w:t>
      </w:r>
      <w:r w:rsidR="00383D67">
        <w:rPr>
          <w:rFonts w:ascii="Times New Roman" w:hAnsi="Times New Roman" w:cs="Times New Roman"/>
          <w:noProof/>
          <w:sz w:val="24"/>
          <w:szCs w:val="24"/>
        </w:rPr>
        <w:t>a</w:t>
      </w:r>
      <w:r w:rsidR="00383D67" w:rsidRPr="004B2471">
        <w:rPr>
          <w:rFonts w:ascii="Times New Roman" w:hAnsi="Times New Roman" w:cs="Times New Roman"/>
          <w:noProof/>
          <w:sz w:val="24"/>
          <w:szCs w:val="24"/>
        </w:rPr>
        <w:t>verage</w:t>
      </w:r>
      <w:r w:rsidR="00383D67">
        <w:rPr>
          <w:rFonts w:ascii="Times New Roman" w:hAnsi="Times New Roman" w:cs="Times New Roman"/>
          <w:noProof/>
          <w:sz w:val="24"/>
          <w:szCs w:val="24"/>
        </w:rPr>
        <w:t xml:space="preserve"> </w:t>
      </w:r>
      <w:r w:rsidR="00383D67" w:rsidRPr="00966C6C">
        <w:rPr>
          <w:rFonts w:ascii="Times New Roman" w:hAnsi="Times New Roman" w:cs="Times New Roman"/>
          <w:sz w:val="24"/>
          <w:szCs w:val="24"/>
        </w:rPr>
        <w:t xml:space="preserve">during the </w:t>
      </w:r>
      <w:r w:rsidR="00383D67">
        <w:rPr>
          <w:rFonts w:ascii="Times New Roman" w:hAnsi="Times New Roman" w:cs="Times New Roman"/>
          <w:sz w:val="24"/>
          <w:szCs w:val="24"/>
        </w:rPr>
        <w:t>flexion</w:t>
      </w:r>
      <w:r w:rsidR="00383D67" w:rsidRPr="00966C6C">
        <w:rPr>
          <w:rFonts w:ascii="Times New Roman" w:hAnsi="Times New Roman" w:cs="Times New Roman"/>
          <w:sz w:val="24"/>
          <w:szCs w:val="24"/>
        </w:rPr>
        <w:t xml:space="preserve"> task is plotted for four muscles across coactivation levels</w:t>
      </w:r>
      <w:r w:rsidR="00383D67">
        <w:rPr>
          <w:rFonts w:ascii="Times New Roman" w:hAnsi="Times New Roman" w:cs="Times New Roman"/>
          <w:sz w:val="24"/>
          <w:szCs w:val="24"/>
        </w:rPr>
        <w:t xml:space="preserve">, </w:t>
      </w:r>
      <w:r w:rsidR="00383D67" w:rsidRPr="00966C6C">
        <w:rPr>
          <w:rFonts w:ascii="Times New Roman" w:hAnsi="Times New Roman" w:cs="Times New Roman"/>
          <w:sz w:val="24"/>
          <w:szCs w:val="24"/>
        </w:rPr>
        <w:t>with colors consistent with pr</w:t>
      </w:r>
      <w:r w:rsidR="00383D67">
        <w:rPr>
          <w:rFonts w:ascii="Times New Roman" w:hAnsi="Times New Roman" w:cs="Times New Roman"/>
          <w:sz w:val="24"/>
          <w:szCs w:val="24"/>
        </w:rPr>
        <w:t>evious</w:t>
      </w:r>
      <w:r w:rsidR="00383D67" w:rsidRPr="00966C6C">
        <w:rPr>
          <w:rFonts w:ascii="Times New Roman" w:hAnsi="Times New Roman" w:cs="Times New Roman"/>
          <w:sz w:val="24"/>
          <w:szCs w:val="24"/>
        </w:rPr>
        <w:t xml:space="preserve"> figures</w:t>
      </w:r>
      <w:r w:rsidR="00383D67">
        <w:rPr>
          <w:rFonts w:ascii="Times New Roman" w:hAnsi="Times New Roman" w:cs="Times New Roman"/>
          <w:sz w:val="24"/>
          <w:szCs w:val="24"/>
        </w:rPr>
        <w:t xml:space="preserve">. </w:t>
      </w:r>
      <w:r w:rsidR="00383D67" w:rsidRPr="00040D6E">
        <w:rPr>
          <w:rFonts w:ascii="Times New Roman" w:hAnsi="Times New Roman" w:cs="Times New Roman"/>
          <w:noProof/>
          <w:sz w:val="24"/>
          <w:szCs w:val="24"/>
        </w:rPr>
        <w:t xml:space="preserve">During the </w:t>
      </w:r>
      <w:r w:rsidR="00383D67">
        <w:rPr>
          <w:rFonts w:ascii="Times New Roman" w:hAnsi="Times New Roman" w:cs="Times New Roman"/>
          <w:noProof/>
          <w:sz w:val="24"/>
          <w:szCs w:val="24"/>
        </w:rPr>
        <w:t>flexion</w:t>
      </w:r>
      <w:r w:rsidR="00383D67" w:rsidRPr="00040D6E">
        <w:rPr>
          <w:rFonts w:ascii="Times New Roman" w:hAnsi="Times New Roman" w:cs="Times New Roman"/>
          <w:noProof/>
          <w:sz w:val="24"/>
          <w:szCs w:val="24"/>
        </w:rPr>
        <w:t xml:space="preserve"> task,</w:t>
      </w:r>
      <w:r w:rsidR="00383D67" w:rsidRPr="003E530E">
        <w:rPr>
          <w:rFonts w:ascii="Times New Roman" w:hAnsi="Times New Roman" w:cs="Times New Roman"/>
          <w:noProof/>
          <w:sz w:val="24"/>
          <w:szCs w:val="24"/>
        </w:rPr>
        <w:t xml:space="preserve"> the</w:t>
      </w:r>
      <w:r w:rsidR="00383D67" w:rsidRPr="00040D6E">
        <w:rPr>
          <w:rFonts w:ascii="Times New Roman" w:hAnsi="Times New Roman" w:cs="Times New Roman"/>
          <w:noProof/>
          <w:sz w:val="24"/>
          <w:szCs w:val="24"/>
        </w:rPr>
        <w:t xml:space="preserve"> brachioradialis </w:t>
      </w:r>
      <w:r w:rsidR="00383D67" w:rsidRPr="00BD7E16">
        <w:rPr>
          <w:rFonts w:ascii="Times New Roman" w:hAnsi="Times New Roman" w:cs="Times New Roman"/>
          <w:b/>
          <w:bCs/>
          <w:noProof/>
          <w:sz w:val="24"/>
          <w:szCs w:val="24"/>
        </w:rPr>
        <w:t>(</w:t>
      </w:r>
      <w:r w:rsidR="00383D67">
        <w:rPr>
          <w:rFonts w:ascii="Times New Roman" w:hAnsi="Times New Roman" w:cs="Times New Roman"/>
          <w:b/>
          <w:bCs/>
          <w:noProof/>
          <w:sz w:val="24"/>
          <w:szCs w:val="24"/>
        </w:rPr>
        <w:t>A)</w:t>
      </w:r>
      <w:r w:rsidR="00383D67" w:rsidRPr="00040D6E">
        <w:rPr>
          <w:rFonts w:ascii="Times New Roman" w:hAnsi="Times New Roman" w:cs="Times New Roman"/>
          <w:noProof/>
          <w:sz w:val="24"/>
          <w:szCs w:val="24"/>
        </w:rPr>
        <w:t xml:space="preserve"> </w:t>
      </w:r>
      <w:r w:rsidR="00383D67" w:rsidRPr="003E530E">
        <w:rPr>
          <w:rFonts w:ascii="Times New Roman" w:hAnsi="Times New Roman" w:cs="Times New Roman"/>
          <w:noProof/>
          <w:sz w:val="24"/>
          <w:szCs w:val="24"/>
        </w:rPr>
        <w:t>and</w:t>
      </w:r>
      <w:r w:rsidR="00383D67" w:rsidRPr="00040D6E">
        <w:rPr>
          <w:rFonts w:ascii="Times New Roman" w:hAnsi="Times New Roman" w:cs="Times New Roman"/>
          <w:noProof/>
          <w:sz w:val="24"/>
          <w:szCs w:val="24"/>
        </w:rPr>
        <w:t xml:space="preserve"> biceps </w:t>
      </w:r>
      <w:r w:rsidR="00383D67">
        <w:rPr>
          <w:rFonts w:ascii="Times New Roman" w:hAnsi="Times New Roman" w:cs="Times New Roman"/>
          <w:noProof/>
          <w:sz w:val="24"/>
          <w:szCs w:val="24"/>
        </w:rPr>
        <w:t xml:space="preserve">longus </w:t>
      </w:r>
      <w:r w:rsidR="00383D67" w:rsidRPr="00BD7E16">
        <w:rPr>
          <w:rFonts w:ascii="Times New Roman" w:hAnsi="Times New Roman" w:cs="Times New Roman"/>
          <w:b/>
          <w:bCs/>
          <w:noProof/>
          <w:sz w:val="24"/>
          <w:szCs w:val="24"/>
        </w:rPr>
        <w:t>(B)</w:t>
      </w:r>
      <w:r w:rsidR="00383D67" w:rsidRPr="003E530E">
        <w:rPr>
          <w:rFonts w:ascii="Times New Roman" w:hAnsi="Times New Roman" w:cs="Times New Roman"/>
          <w:noProof/>
          <w:sz w:val="24"/>
          <w:szCs w:val="24"/>
        </w:rPr>
        <w:t xml:space="preserve"> </w:t>
      </w:r>
      <w:r w:rsidR="00383D67" w:rsidRPr="00040D6E">
        <w:rPr>
          <w:rFonts w:ascii="Times New Roman" w:hAnsi="Times New Roman" w:cs="Times New Roman"/>
          <w:noProof/>
          <w:sz w:val="24"/>
          <w:szCs w:val="24"/>
        </w:rPr>
        <w:t xml:space="preserve">act as </w:t>
      </w:r>
      <w:r w:rsidR="00383D67">
        <w:rPr>
          <w:rFonts w:ascii="Times New Roman" w:hAnsi="Times New Roman" w:cs="Times New Roman"/>
          <w:noProof/>
          <w:sz w:val="24"/>
          <w:szCs w:val="24"/>
        </w:rPr>
        <w:t>the anta</w:t>
      </w:r>
      <w:r w:rsidR="00383D67" w:rsidRPr="00040D6E">
        <w:rPr>
          <w:rFonts w:ascii="Times New Roman" w:hAnsi="Times New Roman" w:cs="Times New Roman"/>
          <w:noProof/>
          <w:sz w:val="24"/>
          <w:szCs w:val="24"/>
        </w:rPr>
        <w:t xml:space="preserve">gonist muscles, while the triceps lateralis </w:t>
      </w:r>
      <w:r w:rsidR="00383D67" w:rsidRPr="00BD7E16">
        <w:rPr>
          <w:rFonts w:ascii="Times New Roman" w:hAnsi="Times New Roman" w:cs="Times New Roman"/>
          <w:b/>
          <w:bCs/>
          <w:noProof/>
          <w:sz w:val="24"/>
          <w:szCs w:val="24"/>
        </w:rPr>
        <w:t>(C)</w:t>
      </w:r>
      <w:r w:rsidR="00383D67" w:rsidRPr="003E530E">
        <w:rPr>
          <w:rFonts w:ascii="Times New Roman" w:hAnsi="Times New Roman" w:cs="Times New Roman"/>
          <w:noProof/>
          <w:sz w:val="24"/>
          <w:szCs w:val="24"/>
        </w:rPr>
        <w:t xml:space="preserve"> and </w:t>
      </w:r>
      <w:r w:rsidR="00383D67" w:rsidRPr="00040D6E">
        <w:rPr>
          <w:rFonts w:ascii="Times New Roman" w:hAnsi="Times New Roman" w:cs="Times New Roman"/>
          <w:noProof/>
          <w:sz w:val="24"/>
          <w:szCs w:val="24"/>
        </w:rPr>
        <w:t xml:space="preserve">triceps longus </w:t>
      </w:r>
      <w:r w:rsidR="00383D67" w:rsidRPr="00BD7E16">
        <w:rPr>
          <w:rFonts w:ascii="Times New Roman" w:hAnsi="Times New Roman" w:cs="Times New Roman"/>
          <w:b/>
          <w:bCs/>
          <w:noProof/>
          <w:sz w:val="24"/>
          <w:szCs w:val="24"/>
        </w:rPr>
        <w:t>(D)</w:t>
      </w:r>
      <w:r w:rsidR="00383D67" w:rsidRPr="00040D6E">
        <w:rPr>
          <w:rFonts w:ascii="Times New Roman" w:hAnsi="Times New Roman" w:cs="Times New Roman"/>
          <w:noProof/>
          <w:sz w:val="24"/>
          <w:szCs w:val="24"/>
        </w:rPr>
        <w:t xml:space="preserve"> act as agonist muscles. </w:t>
      </w:r>
      <w:r w:rsidR="00383D67">
        <w:rPr>
          <w:rFonts w:ascii="Times New Roman" w:hAnsi="Times New Roman" w:cs="Times New Roman"/>
          <w:noProof/>
          <w:sz w:val="24"/>
          <w:szCs w:val="24"/>
        </w:rPr>
        <w:t xml:space="preserve">Perterbation onset is at 0 ms (the start of the trial). SLR is shown by the dotted line between 25-50 ms and LLR is shown by the dotted line between 50 – 100 ms. </w:t>
      </w:r>
      <w:r w:rsidR="00383D67" w:rsidRPr="00040D6E">
        <w:rPr>
          <w:rFonts w:ascii="Times New Roman" w:hAnsi="Times New Roman" w:cs="Times New Roman"/>
          <w:noProof/>
          <w:sz w:val="24"/>
          <w:szCs w:val="24"/>
        </w:rPr>
        <w:t>The shaded areas show variability between participants</w:t>
      </w:r>
      <w:r w:rsidR="00383D67">
        <w:rPr>
          <w:rFonts w:ascii="Times New Roman" w:hAnsi="Times New Roman" w:cs="Times New Roman"/>
          <w:noProof/>
          <w:sz w:val="24"/>
          <w:szCs w:val="24"/>
        </w:rPr>
        <w:t>.</w:t>
      </w:r>
    </w:p>
    <w:p w14:paraId="79EB0052" w14:textId="0C214BCA" w:rsidR="003A71EE" w:rsidRPr="001C7BA2" w:rsidRDefault="00176021" w:rsidP="001C7BA2">
      <w:pPr>
        <w:pStyle w:val="NormalWeb"/>
        <w:spacing w:line="480" w:lineRule="auto"/>
        <w:jc w:val="both"/>
      </w:pPr>
      <w:r w:rsidRPr="00EF124F">
        <w:t>Muscle coactivation influences how strongly muscles respond to flexion perturbations. The agonist muscles (triceps lateralis and triceps longus) show greater activation as coactivation increases, with the triceps longus displaying the strongest response. These muscles react more strongly after the perturbation onset, particularly during SLR and LLR</w:t>
      </w:r>
      <w:r>
        <w:t xml:space="preserve"> epochs</w:t>
      </w:r>
      <w:r w:rsidRPr="00EF124F">
        <w:t xml:space="preserve">. </w:t>
      </w:r>
      <w:r w:rsidRPr="00966C6C">
        <w:t>For triceps lateralis</w:t>
      </w:r>
      <w:r>
        <w:t xml:space="preserve"> and </w:t>
      </w:r>
      <w:r w:rsidRPr="00966C6C">
        <w:t xml:space="preserve">triceps longus, </w:t>
      </w:r>
      <w:r>
        <w:t xml:space="preserve">stretch </w:t>
      </w:r>
      <w:r w:rsidRPr="00966C6C">
        <w:t xml:space="preserve">activity is </w:t>
      </w:r>
      <w:r>
        <w:t>lowest</w:t>
      </w:r>
      <w:r w:rsidRPr="00966C6C">
        <w:t xml:space="preserve"> at 0.5x </w:t>
      </w:r>
      <w:r>
        <w:t xml:space="preserve">(light red line) </w:t>
      </w:r>
      <w:r w:rsidRPr="00966C6C">
        <w:t xml:space="preserve">and </w:t>
      </w:r>
      <w:r>
        <w:t xml:space="preserve">highest </w:t>
      </w:r>
      <w:r w:rsidRPr="00966C6C">
        <w:t>at 16x</w:t>
      </w:r>
      <w:r>
        <w:t xml:space="preserve"> (dark red line). Triceps lateralis showed a stronger stretch activity compared to triceps longus. </w:t>
      </w:r>
      <w:r w:rsidRPr="00EF124F">
        <w:t>In contrast, the antagonist muscles (brachioradialis and biceps longus) show more inhibition</w:t>
      </w:r>
      <w:r>
        <w:t xml:space="preserve"> </w:t>
      </w:r>
      <w:r w:rsidRPr="00EF124F">
        <w:t xml:space="preserve">as coactivation increases, </w:t>
      </w:r>
      <w:r w:rsidRPr="00EF124F">
        <w:lastRenderedPageBreak/>
        <w:t>meaning they are less active when opposing movement. The shaded regions represent variability between participants, but the overall trend remains consistent, showing that higher coactivation results in greater agonist activity and more suppression of the antagonist muscles.</w:t>
      </w:r>
    </w:p>
    <w:p w14:paraId="588CD8FD" w14:textId="1774E111" w:rsidR="00176021" w:rsidRDefault="003A71EE" w:rsidP="00176021">
      <w:pPr>
        <w:pStyle w:val="NormalWeb"/>
      </w:pPr>
      <w:r>
        <w:rPr>
          <w:noProof/>
          <w14:ligatures w14:val="standardContextual"/>
        </w:rPr>
        <w:drawing>
          <wp:inline distT="0" distB="0" distL="0" distR="0" wp14:anchorId="7215EB14" wp14:editId="675C1519">
            <wp:extent cx="5942509" cy="4689764"/>
            <wp:effectExtent l="0" t="0" r="1270" b="0"/>
            <wp:docPr id="1232716834" name="Picture 7"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16834" name="Picture 7" descr="A group of graphs with different colored lines&#10;&#10;AI-generated content may be incorrect."/>
                    <pic:cNvPicPr/>
                  </pic:nvPicPr>
                  <pic:blipFill rotWithShape="1">
                    <a:blip r:embed="rId21" cstate="print">
                      <a:extLst>
                        <a:ext uri="{28A0092B-C50C-407E-A947-70E740481C1C}">
                          <a14:useLocalDpi xmlns:a14="http://schemas.microsoft.com/office/drawing/2010/main" val="0"/>
                        </a:ext>
                      </a:extLst>
                    </a:blip>
                    <a:srcRect l="5128"/>
                    <a:stretch/>
                  </pic:blipFill>
                  <pic:spPr bwMode="auto">
                    <a:xfrm>
                      <a:off x="0" y="0"/>
                      <a:ext cx="5946147" cy="4692635"/>
                    </a:xfrm>
                    <a:prstGeom prst="rect">
                      <a:avLst/>
                    </a:prstGeom>
                    <a:ln>
                      <a:noFill/>
                    </a:ln>
                    <a:extLst>
                      <a:ext uri="{53640926-AAD7-44D8-BBD7-CCE9431645EC}">
                        <a14:shadowObscured xmlns:a14="http://schemas.microsoft.com/office/drawing/2010/main"/>
                      </a:ext>
                    </a:extLst>
                  </pic:spPr>
                </pic:pic>
              </a:graphicData>
            </a:graphic>
          </wp:inline>
        </w:drawing>
      </w:r>
    </w:p>
    <w:p w14:paraId="6164582A" w14:textId="7CCD0D30" w:rsidR="005A3D38" w:rsidRPr="005A3D38" w:rsidRDefault="00176021" w:rsidP="005A3D38">
      <w:pPr>
        <w:tabs>
          <w:tab w:val="left" w:pos="2302"/>
        </w:tabs>
        <w:spacing w:line="240" w:lineRule="auto"/>
        <w:rPr>
          <w:rFonts w:ascii="Times New Roman" w:hAnsi="Times New Roman" w:cs="Times New Roman"/>
          <w:b/>
          <w:bCs/>
          <w:noProof/>
          <w:sz w:val="24"/>
          <w:szCs w:val="24"/>
        </w:rPr>
      </w:pPr>
      <w:r w:rsidRPr="00A2671A">
        <w:rPr>
          <w:rFonts w:ascii="Times New Roman" w:hAnsi="Times New Roman" w:cs="Times New Roman"/>
          <w:b/>
          <w:bCs/>
          <w:noProof/>
          <w:sz w:val="24"/>
          <w:szCs w:val="24"/>
        </w:rPr>
        <w:t xml:space="preserve">Figure </w:t>
      </w:r>
      <w:r>
        <w:rPr>
          <w:rFonts w:ascii="Times New Roman" w:hAnsi="Times New Roman" w:cs="Times New Roman"/>
          <w:b/>
          <w:bCs/>
          <w:noProof/>
          <w:sz w:val="24"/>
          <w:szCs w:val="24"/>
        </w:rPr>
        <w:t>8</w:t>
      </w:r>
      <w:r w:rsidRPr="00A2671A">
        <w:rPr>
          <w:rFonts w:ascii="Times New Roman" w:hAnsi="Times New Roman" w:cs="Times New Roman"/>
          <w:b/>
          <w:bCs/>
          <w:noProof/>
          <w:sz w:val="24"/>
          <w:szCs w:val="24"/>
        </w:rPr>
        <w:t>.</w:t>
      </w:r>
      <w:r w:rsidRPr="003E530E">
        <w:rPr>
          <w:rFonts w:ascii="Times New Roman" w:hAnsi="Times New Roman" w:cs="Times New Roman"/>
          <w:noProof/>
          <w:sz w:val="24"/>
          <w:szCs w:val="24"/>
        </w:rPr>
        <w:t xml:space="preserve"> </w:t>
      </w:r>
      <w:r w:rsidRPr="00126E2E">
        <w:rPr>
          <w:rFonts w:ascii="Times New Roman" w:hAnsi="Times New Roman" w:cs="Times New Roman"/>
          <w:sz w:val="24"/>
          <w:szCs w:val="24"/>
        </w:rPr>
        <w:t xml:space="preserve">Summary of </w:t>
      </w:r>
      <w:r w:rsidR="00126E2E" w:rsidRPr="00126E2E">
        <w:rPr>
          <w:rFonts w:ascii="Times New Roman" w:hAnsi="Times New Roman" w:cs="Times New Roman"/>
          <w:sz w:val="24"/>
          <w:szCs w:val="24"/>
        </w:rPr>
        <w:t>m</w:t>
      </w:r>
      <w:r w:rsidRPr="00126E2E">
        <w:rPr>
          <w:rFonts w:ascii="Times New Roman" w:hAnsi="Times New Roman" w:cs="Times New Roman"/>
          <w:sz w:val="24"/>
          <w:szCs w:val="24"/>
        </w:rPr>
        <w:t xml:space="preserve">uscle </w:t>
      </w:r>
      <w:r w:rsidR="005A3D38">
        <w:rPr>
          <w:rFonts w:ascii="Times New Roman" w:hAnsi="Times New Roman" w:cs="Times New Roman"/>
          <w:sz w:val="24"/>
          <w:szCs w:val="24"/>
        </w:rPr>
        <w:t xml:space="preserve">EMG </w:t>
      </w:r>
      <w:r w:rsidR="00126E2E" w:rsidRPr="00126E2E">
        <w:rPr>
          <w:rFonts w:ascii="Times New Roman" w:hAnsi="Times New Roman" w:cs="Times New Roman"/>
          <w:sz w:val="24"/>
          <w:szCs w:val="24"/>
        </w:rPr>
        <w:t>a</w:t>
      </w:r>
      <w:r w:rsidRPr="00126E2E">
        <w:rPr>
          <w:rFonts w:ascii="Times New Roman" w:hAnsi="Times New Roman" w:cs="Times New Roman"/>
          <w:sz w:val="24"/>
          <w:szCs w:val="24"/>
        </w:rPr>
        <w:t xml:space="preserve">ctivity for the SLR and LLR </w:t>
      </w:r>
      <w:r w:rsidR="00126E2E" w:rsidRPr="00126E2E">
        <w:rPr>
          <w:rFonts w:ascii="Times New Roman" w:hAnsi="Times New Roman" w:cs="Times New Roman"/>
          <w:sz w:val="24"/>
          <w:szCs w:val="24"/>
        </w:rPr>
        <w:t>e</w:t>
      </w:r>
      <w:r w:rsidRPr="00126E2E">
        <w:rPr>
          <w:rFonts w:ascii="Times New Roman" w:hAnsi="Times New Roman" w:cs="Times New Roman"/>
          <w:sz w:val="24"/>
          <w:szCs w:val="24"/>
        </w:rPr>
        <w:t xml:space="preserve">pochs </w:t>
      </w:r>
      <w:r w:rsidR="00126E2E" w:rsidRPr="00126E2E">
        <w:rPr>
          <w:rFonts w:ascii="Times New Roman" w:hAnsi="Times New Roman" w:cs="Times New Roman"/>
          <w:sz w:val="24"/>
          <w:szCs w:val="24"/>
        </w:rPr>
        <w:t>a</w:t>
      </w:r>
      <w:r w:rsidRPr="00126E2E">
        <w:rPr>
          <w:rFonts w:ascii="Times New Roman" w:hAnsi="Times New Roman" w:cs="Times New Roman"/>
          <w:sz w:val="24"/>
          <w:szCs w:val="24"/>
        </w:rPr>
        <w:t xml:space="preserve">cross </w:t>
      </w:r>
      <w:r w:rsidR="00126E2E" w:rsidRPr="00126E2E">
        <w:rPr>
          <w:rFonts w:ascii="Times New Roman" w:hAnsi="Times New Roman" w:cs="Times New Roman"/>
          <w:sz w:val="24"/>
          <w:szCs w:val="24"/>
        </w:rPr>
        <w:t>c</w:t>
      </w:r>
      <w:r w:rsidRPr="00126E2E">
        <w:rPr>
          <w:rFonts w:ascii="Times New Roman" w:hAnsi="Times New Roman" w:cs="Times New Roman"/>
          <w:sz w:val="24"/>
          <w:szCs w:val="24"/>
        </w:rPr>
        <w:t xml:space="preserve">onditions for the </w:t>
      </w:r>
      <w:r w:rsidR="00126E2E" w:rsidRPr="00126E2E">
        <w:rPr>
          <w:rFonts w:ascii="Times New Roman" w:hAnsi="Times New Roman" w:cs="Times New Roman"/>
          <w:sz w:val="24"/>
          <w:szCs w:val="24"/>
        </w:rPr>
        <w:t>f</w:t>
      </w:r>
      <w:r w:rsidRPr="00126E2E">
        <w:rPr>
          <w:rFonts w:ascii="Times New Roman" w:hAnsi="Times New Roman" w:cs="Times New Roman"/>
          <w:sz w:val="24"/>
          <w:szCs w:val="24"/>
        </w:rPr>
        <w:t xml:space="preserve">lexion </w:t>
      </w:r>
      <w:r w:rsidR="00126E2E" w:rsidRPr="00126E2E">
        <w:rPr>
          <w:rFonts w:ascii="Times New Roman" w:hAnsi="Times New Roman" w:cs="Times New Roman"/>
          <w:sz w:val="24"/>
          <w:szCs w:val="24"/>
        </w:rPr>
        <w:t>t</w:t>
      </w:r>
      <w:r w:rsidRPr="00126E2E">
        <w:rPr>
          <w:rFonts w:ascii="Times New Roman" w:hAnsi="Times New Roman" w:cs="Times New Roman"/>
          <w:sz w:val="24"/>
          <w:szCs w:val="24"/>
        </w:rPr>
        <w:t>ask</w:t>
      </w:r>
      <w:r w:rsidRPr="00966C6C">
        <w:rPr>
          <w:rFonts w:ascii="Times New Roman" w:hAnsi="Times New Roman" w:cs="Times New Roman"/>
          <w:sz w:val="24"/>
          <w:szCs w:val="24"/>
        </w:rPr>
        <w:t>, maintaining the same color scheme</w:t>
      </w:r>
      <w:r w:rsidR="00AD28C9">
        <w:rPr>
          <w:rFonts w:ascii="Times New Roman" w:hAnsi="Times New Roman" w:cs="Times New Roman"/>
          <w:sz w:val="24"/>
          <w:szCs w:val="24"/>
        </w:rPr>
        <w:t xml:space="preserve"> as previous figures</w:t>
      </w:r>
      <w:r w:rsidRPr="00966C6C">
        <w:rPr>
          <w:rFonts w:ascii="Times New Roman" w:hAnsi="Times New Roman" w:cs="Times New Roman"/>
          <w:sz w:val="24"/>
          <w:szCs w:val="24"/>
        </w:rPr>
        <w:t xml:space="preserve">. </w:t>
      </w:r>
      <w:r w:rsidR="00AE3130" w:rsidRPr="00040D6E">
        <w:rPr>
          <w:rFonts w:ascii="Times New Roman" w:hAnsi="Times New Roman" w:cs="Times New Roman"/>
          <w:noProof/>
          <w:sz w:val="24"/>
          <w:szCs w:val="24"/>
        </w:rPr>
        <w:t xml:space="preserve">During the </w:t>
      </w:r>
      <w:r w:rsidR="00AE3130">
        <w:rPr>
          <w:rFonts w:ascii="Times New Roman" w:hAnsi="Times New Roman" w:cs="Times New Roman"/>
          <w:noProof/>
          <w:sz w:val="24"/>
          <w:szCs w:val="24"/>
        </w:rPr>
        <w:t>flexion</w:t>
      </w:r>
      <w:r w:rsidR="00AE3130" w:rsidRPr="00040D6E">
        <w:rPr>
          <w:rFonts w:ascii="Times New Roman" w:hAnsi="Times New Roman" w:cs="Times New Roman"/>
          <w:noProof/>
          <w:sz w:val="24"/>
          <w:szCs w:val="24"/>
        </w:rPr>
        <w:t xml:space="preserve"> task,</w:t>
      </w:r>
      <w:r w:rsidR="00AE3130" w:rsidRPr="003E530E">
        <w:rPr>
          <w:rFonts w:ascii="Times New Roman" w:hAnsi="Times New Roman" w:cs="Times New Roman"/>
          <w:noProof/>
          <w:sz w:val="24"/>
          <w:szCs w:val="24"/>
        </w:rPr>
        <w:t xml:space="preserve"> the</w:t>
      </w:r>
      <w:r w:rsidR="00AE3130" w:rsidRPr="00040D6E">
        <w:rPr>
          <w:rFonts w:ascii="Times New Roman" w:hAnsi="Times New Roman" w:cs="Times New Roman"/>
          <w:noProof/>
          <w:sz w:val="24"/>
          <w:szCs w:val="24"/>
        </w:rPr>
        <w:t xml:space="preserve"> brachioradialis </w:t>
      </w:r>
      <w:r w:rsidR="00AE3130" w:rsidRPr="00BD7E16">
        <w:rPr>
          <w:rFonts w:ascii="Times New Roman" w:hAnsi="Times New Roman" w:cs="Times New Roman"/>
          <w:b/>
          <w:bCs/>
          <w:noProof/>
          <w:sz w:val="24"/>
          <w:szCs w:val="24"/>
        </w:rPr>
        <w:t>(</w:t>
      </w:r>
      <w:r w:rsidR="00AE3130">
        <w:rPr>
          <w:rFonts w:ascii="Times New Roman" w:hAnsi="Times New Roman" w:cs="Times New Roman"/>
          <w:b/>
          <w:bCs/>
          <w:noProof/>
          <w:sz w:val="24"/>
          <w:szCs w:val="24"/>
        </w:rPr>
        <w:t>A)</w:t>
      </w:r>
      <w:r w:rsidR="00AE3130" w:rsidRPr="00040D6E">
        <w:rPr>
          <w:rFonts w:ascii="Times New Roman" w:hAnsi="Times New Roman" w:cs="Times New Roman"/>
          <w:noProof/>
          <w:sz w:val="24"/>
          <w:szCs w:val="24"/>
        </w:rPr>
        <w:t xml:space="preserve"> </w:t>
      </w:r>
      <w:r w:rsidR="00AE3130" w:rsidRPr="003E530E">
        <w:rPr>
          <w:rFonts w:ascii="Times New Roman" w:hAnsi="Times New Roman" w:cs="Times New Roman"/>
          <w:noProof/>
          <w:sz w:val="24"/>
          <w:szCs w:val="24"/>
        </w:rPr>
        <w:t>and</w:t>
      </w:r>
      <w:r w:rsidR="00AE3130" w:rsidRPr="00040D6E">
        <w:rPr>
          <w:rFonts w:ascii="Times New Roman" w:hAnsi="Times New Roman" w:cs="Times New Roman"/>
          <w:noProof/>
          <w:sz w:val="24"/>
          <w:szCs w:val="24"/>
        </w:rPr>
        <w:t xml:space="preserve"> biceps </w:t>
      </w:r>
      <w:r w:rsidR="00AE3130">
        <w:rPr>
          <w:rFonts w:ascii="Times New Roman" w:hAnsi="Times New Roman" w:cs="Times New Roman"/>
          <w:noProof/>
          <w:sz w:val="24"/>
          <w:szCs w:val="24"/>
        </w:rPr>
        <w:t xml:space="preserve">longus </w:t>
      </w:r>
      <w:r w:rsidR="00AE3130" w:rsidRPr="00BD7E16">
        <w:rPr>
          <w:rFonts w:ascii="Times New Roman" w:hAnsi="Times New Roman" w:cs="Times New Roman"/>
          <w:b/>
          <w:bCs/>
          <w:noProof/>
          <w:sz w:val="24"/>
          <w:szCs w:val="24"/>
        </w:rPr>
        <w:t>(B)</w:t>
      </w:r>
      <w:r w:rsidR="00AE3130" w:rsidRPr="003E530E">
        <w:rPr>
          <w:rFonts w:ascii="Times New Roman" w:hAnsi="Times New Roman" w:cs="Times New Roman"/>
          <w:noProof/>
          <w:sz w:val="24"/>
          <w:szCs w:val="24"/>
        </w:rPr>
        <w:t xml:space="preserve"> </w:t>
      </w:r>
      <w:r w:rsidR="00AE3130" w:rsidRPr="00040D6E">
        <w:rPr>
          <w:rFonts w:ascii="Times New Roman" w:hAnsi="Times New Roman" w:cs="Times New Roman"/>
          <w:noProof/>
          <w:sz w:val="24"/>
          <w:szCs w:val="24"/>
        </w:rPr>
        <w:t xml:space="preserve">act as </w:t>
      </w:r>
      <w:r w:rsidR="00AE3130">
        <w:rPr>
          <w:rFonts w:ascii="Times New Roman" w:hAnsi="Times New Roman" w:cs="Times New Roman"/>
          <w:noProof/>
          <w:sz w:val="24"/>
          <w:szCs w:val="24"/>
        </w:rPr>
        <w:t>the anta</w:t>
      </w:r>
      <w:r w:rsidR="00AE3130" w:rsidRPr="00040D6E">
        <w:rPr>
          <w:rFonts w:ascii="Times New Roman" w:hAnsi="Times New Roman" w:cs="Times New Roman"/>
          <w:noProof/>
          <w:sz w:val="24"/>
          <w:szCs w:val="24"/>
        </w:rPr>
        <w:t xml:space="preserve">gonist muscles, while the triceps lateralis </w:t>
      </w:r>
      <w:r w:rsidR="00AE3130" w:rsidRPr="00BD7E16">
        <w:rPr>
          <w:rFonts w:ascii="Times New Roman" w:hAnsi="Times New Roman" w:cs="Times New Roman"/>
          <w:b/>
          <w:bCs/>
          <w:noProof/>
          <w:sz w:val="24"/>
          <w:szCs w:val="24"/>
        </w:rPr>
        <w:t>(C)</w:t>
      </w:r>
      <w:r w:rsidR="00AE3130" w:rsidRPr="003E530E">
        <w:rPr>
          <w:rFonts w:ascii="Times New Roman" w:hAnsi="Times New Roman" w:cs="Times New Roman"/>
          <w:noProof/>
          <w:sz w:val="24"/>
          <w:szCs w:val="24"/>
        </w:rPr>
        <w:t xml:space="preserve"> and </w:t>
      </w:r>
      <w:r w:rsidR="00AE3130" w:rsidRPr="00040D6E">
        <w:rPr>
          <w:rFonts w:ascii="Times New Roman" w:hAnsi="Times New Roman" w:cs="Times New Roman"/>
          <w:noProof/>
          <w:sz w:val="24"/>
          <w:szCs w:val="24"/>
        </w:rPr>
        <w:t xml:space="preserve">triceps longus </w:t>
      </w:r>
      <w:r w:rsidR="00AE3130" w:rsidRPr="00BD7E16">
        <w:rPr>
          <w:rFonts w:ascii="Times New Roman" w:hAnsi="Times New Roman" w:cs="Times New Roman"/>
          <w:b/>
          <w:bCs/>
          <w:noProof/>
          <w:sz w:val="24"/>
          <w:szCs w:val="24"/>
        </w:rPr>
        <w:t>(D)</w:t>
      </w:r>
      <w:r w:rsidR="00AE3130" w:rsidRPr="00040D6E">
        <w:rPr>
          <w:rFonts w:ascii="Times New Roman" w:hAnsi="Times New Roman" w:cs="Times New Roman"/>
          <w:noProof/>
          <w:sz w:val="24"/>
          <w:szCs w:val="24"/>
        </w:rPr>
        <w:t xml:space="preserve"> act as agonist muscles.</w:t>
      </w:r>
      <w:r w:rsidR="00AE3130">
        <w:rPr>
          <w:rFonts w:ascii="Times New Roman" w:hAnsi="Times New Roman" w:cs="Times New Roman"/>
          <w:noProof/>
          <w:sz w:val="24"/>
          <w:szCs w:val="24"/>
        </w:rPr>
        <w:t xml:space="preserve"> </w:t>
      </w:r>
      <w:r w:rsidR="00AE3130" w:rsidRPr="003E530E">
        <w:rPr>
          <w:rFonts w:ascii="Times New Roman" w:hAnsi="Times New Roman" w:cs="Times New Roman"/>
          <w:noProof/>
          <w:sz w:val="24"/>
          <w:szCs w:val="24"/>
        </w:rPr>
        <w:t>Error bars indicate variability</w:t>
      </w:r>
      <w:r w:rsidR="00AE3130">
        <w:rPr>
          <w:rFonts w:ascii="Times New Roman" w:hAnsi="Times New Roman" w:cs="Times New Roman"/>
          <w:noProof/>
          <w:sz w:val="24"/>
          <w:szCs w:val="24"/>
        </w:rPr>
        <w:t xml:space="preserve"> across participants.</w:t>
      </w:r>
    </w:p>
    <w:p w14:paraId="327CC530" w14:textId="3AA910AB" w:rsidR="00176021" w:rsidRDefault="00176021" w:rsidP="00176021">
      <w:pPr>
        <w:tabs>
          <w:tab w:val="left" w:pos="2302"/>
        </w:tabs>
        <w:spacing w:line="480" w:lineRule="auto"/>
        <w:jc w:val="both"/>
        <w:rPr>
          <w:rFonts w:ascii="Times New Roman" w:hAnsi="Times New Roman" w:cs="Times New Roman"/>
          <w:noProof/>
          <w:sz w:val="24"/>
          <w:szCs w:val="24"/>
        </w:rPr>
      </w:pPr>
      <w:r w:rsidRPr="00EF124F">
        <w:rPr>
          <w:rFonts w:ascii="Times New Roman" w:hAnsi="Times New Roman" w:cs="Times New Roman"/>
          <w:noProof/>
          <w:sz w:val="24"/>
          <w:szCs w:val="24"/>
        </w:rPr>
        <w:t>During the flexion task, the agonist muscles showed increased activation as coactivation levels increased. Their activity was low during SLR but became stronger in the LLR, with the triceps longus showing the greatest increase.</w:t>
      </w:r>
      <w:r>
        <w:rPr>
          <w:rFonts w:ascii="Times New Roman" w:hAnsi="Times New Roman" w:cs="Times New Roman"/>
          <w:noProof/>
          <w:sz w:val="24"/>
          <w:szCs w:val="24"/>
        </w:rPr>
        <w:t xml:space="preserve"> </w:t>
      </w:r>
      <w:r w:rsidRPr="00966C6C">
        <w:rPr>
          <w:rFonts w:ascii="Times New Roman" w:hAnsi="Times New Roman" w:cs="Times New Roman"/>
          <w:sz w:val="24"/>
          <w:szCs w:val="24"/>
        </w:rPr>
        <w:t xml:space="preserve">For </w:t>
      </w:r>
      <w:r w:rsidRPr="00EF124F">
        <w:rPr>
          <w:rFonts w:ascii="Times New Roman" w:hAnsi="Times New Roman" w:cs="Times New Roman"/>
          <w:noProof/>
          <w:sz w:val="24"/>
          <w:szCs w:val="24"/>
        </w:rPr>
        <w:t>triceps lateralis</w:t>
      </w:r>
      <w:r w:rsidRPr="00966C6C">
        <w:rPr>
          <w:rFonts w:ascii="Times New Roman" w:hAnsi="Times New Roman" w:cs="Times New Roman"/>
          <w:sz w:val="24"/>
          <w:szCs w:val="24"/>
        </w:rPr>
        <w:t xml:space="preserve">, </w:t>
      </w:r>
      <w:r>
        <w:rPr>
          <w:rFonts w:ascii="Times New Roman" w:hAnsi="Times New Roman" w:cs="Times New Roman"/>
          <w:sz w:val="24"/>
          <w:szCs w:val="24"/>
        </w:rPr>
        <w:t xml:space="preserve">the stretch </w:t>
      </w:r>
      <w:r w:rsidRPr="00966C6C">
        <w:rPr>
          <w:rFonts w:ascii="Times New Roman" w:hAnsi="Times New Roman" w:cs="Times New Roman"/>
          <w:sz w:val="24"/>
          <w:szCs w:val="24"/>
        </w:rPr>
        <w:t>activity is</w:t>
      </w:r>
      <w:r>
        <w:rPr>
          <w:rFonts w:ascii="Times New Roman" w:hAnsi="Times New Roman" w:cs="Times New Roman"/>
          <w:sz w:val="24"/>
          <w:szCs w:val="24"/>
        </w:rPr>
        <w:t xml:space="preserve"> approximately</w:t>
      </w:r>
      <w:r w:rsidRPr="00966C6C">
        <w:rPr>
          <w:rFonts w:ascii="Times New Roman" w:hAnsi="Times New Roman" w:cs="Times New Roman"/>
          <w:sz w:val="24"/>
          <w:szCs w:val="24"/>
        </w:rPr>
        <w:t xml:space="preserve"> </w:t>
      </w:r>
      <w:r>
        <w:rPr>
          <w:rFonts w:ascii="Times New Roman" w:hAnsi="Times New Roman" w:cs="Times New Roman"/>
          <w:sz w:val="24"/>
          <w:szCs w:val="24"/>
        </w:rPr>
        <w:t xml:space="preserve">1 </w:t>
      </w:r>
      <w:r>
        <w:rPr>
          <w:rFonts w:ascii="Times New Roman" w:hAnsi="Times New Roman" w:cs="Times New Roman"/>
          <w:sz w:val="24"/>
          <w:szCs w:val="24"/>
        </w:rPr>
        <w:lastRenderedPageBreak/>
        <w:t xml:space="preserve">nu </w:t>
      </w:r>
      <w:r w:rsidRPr="00966C6C">
        <w:rPr>
          <w:rFonts w:ascii="Times New Roman" w:hAnsi="Times New Roman" w:cs="Times New Roman"/>
          <w:sz w:val="24"/>
          <w:szCs w:val="24"/>
        </w:rPr>
        <w:t xml:space="preserve">at 0.5x and </w:t>
      </w:r>
      <w:r>
        <w:rPr>
          <w:rFonts w:ascii="Times New Roman" w:hAnsi="Times New Roman" w:cs="Times New Roman"/>
          <w:sz w:val="24"/>
          <w:szCs w:val="24"/>
        </w:rPr>
        <w:t>4</w:t>
      </w:r>
      <w:r w:rsidRPr="00966C6C">
        <w:rPr>
          <w:rFonts w:ascii="Times New Roman" w:hAnsi="Times New Roman" w:cs="Times New Roman"/>
          <w:sz w:val="24"/>
          <w:szCs w:val="24"/>
        </w:rPr>
        <w:t>.</w:t>
      </w:r>
      <w:r>
        <w:rPr>
          <w:rFonts w:ascii="Times New Roman" w:hAnsi="Times New Roman" w:cs="Times New Roman"/>
          <w:sz w:val="24"/>
          <w:szCs w:val="24"/>
        </w:rPr>
        <w:t>5</w:t>
      </w:r>
      <w:r w:rsidRPr="00966C6C">
        <w:rPr>
          <w:rFonts w:ascii="Times New Roman" w:hAnsi="Times New Roman" w:cs="Times New Roman"/>
          <w:sz w:val="24"/>
          <w:szCs w:val="24"/>
        </w:rPr>
        <w:t xml:space="preserve"> </w:t>
      </w:r>
      <w:r>
        <w:rPr>
          <w:rFonts w:ascii="Times New Roman" w:hAnsi="Times New Roman" w:cs="Times New Roman"/>
          <w:sz w:val="24"/>
          <w:szCs w:val="24"/>
        </w:rPr>
        <w:t>nu</w:t>
      </w:r>
      <w:r w:rsidRPr="00966C6C">
        <w:rPr>
          <w:rFonts w:ascii="Times New Roman" w:hAnsi="Times New Roman" w:cs="Times New Roman"/>
          <w:sz w:val="24"/>
          <w:szCs w:val="24"/>
        </w:rPr>
        <w:t xml:space="preserve"> at 16x in SLR, and </w:t>
      </w:r>
      <w:r>
        <w:rPr>
          <w:rFonts w:ascii="Times New Roman" w:hAnsi="Times New Roman" w:cs="Times New Roman"/>
          <w:sz w:val="24"/>
          <w:szCs w:val="24"/>
        </w:rPr>
        <w:t>4 nu at 0.5x and 7.5 nu at</w:t>
      </w:r>
      <w:r w:rsidRPr="00966C6C">
        <w:rPr>
          <w:rFonts w:ascii="Times New Roman" w:hAnsi="Times New Roman" w:cs="Times New Roman"/>
          <w:sz w:val="24"/>
          <w:szCs w:val="24"/>
        </w:rPr>
        <w:t xml:space="preserve"> </w:t>
      </w:r>
      <w:r>
        <w:rPr>
          <w:rFonts w:ascii="Times New Roman" w:hAnsi="Times New Roman" w:cs="Times New Roman"/>
          <w:sz w:val="24"/>
          <w:szCs w:val="24"/>
        </w:rPr>
        <w:t xml:space="preserve">16x </w:t>
      </w:r>
      <w:r w:rsidRPr="00966C6C">
        <w:rPr>
          <w:rFonts w:ascii="Times New Roman" w:hAnsi="Times New Roman" w:cs="Times New Roman"/>
          <w:sz w:val="24"/>
          <w:szCs w:val="24"/>
        </w:rPr>
        <w:t xml:space="preserve">in LLR. </w:t>
      </w:r>
      <w:r>
        <w:rPr>
          <w:rFonts w:ascii="Times New Roman" w:hAnsi="Times New Roman" w:cs="Times New Roman"/>
          <w:sz w:val="24"/>
          <w:szCs w:val="24"/>
        </w:rPr>
        <w:t>Similarly f</w:t>
      </w:r>
      <w:r w:rsidRPr="00966C6C">
        <w:rPr>
          <w:rFonts w:ascii="Times New Roman" w:hAnsi="Times New Roman" w:cs="Times New Roman"/>
          <w:sz w:val="24"/>
          <w:szCs w:val="24"/>
        </w:rPr>
        <w:t xml:space="preserve">or </w:t>
      </w:r>
      <w:r w:rsidRPr="00EF124F">
        <w:rPr>
          <w:rFonts w:ascii="Times New Roman" w:hAnsi="Times New Roman" w:cs="Times New Roman"/>
          <w:noProof/>
          <w:sz w:val="24"/>
          <w:szCs w:val="24"/>
        </w:rPr>
        <w:t>triceps longus</w:t>
      </w:r>
      <w:r w:rsidRPr="00966C6C">
        <w:rPr>
          <w:rFonts w:ascii="Times New Roman" w:hAnsi="Times New Roman" w:cs="Times New Roman"/>
          <w:sz w:val="24"/>
          <w:szCs w:val="24"/>
        </w:rPr>
        <w:t>,</w:t>
      </w:r>
      <w:r>
        <w:rPr>
          <w:rFonts w:ascii="Times New Roman" w:hAnsi="Times New Roman" w:cs="Times New Roman"/>
          <w:sz w:val="24"/>
          <w:szCs w:val="24"/>
        </w:rPr>
        <w:t xml:space="preserve"> the</w:t>
      </w:r>
      <w:r w:rsidRPr="00966C6C">
        <w:rPr>
          <w:rFonts w:ascii="Times New Roman" w:hAnsi="Times New Roman" w:cs="Times New Roman"/>
          <w:sz w:val="24"/>
          <w:szCs w:val="24"/>
        </w:rPr>
        <w:t xml:space="preserve"> activity is </w:t>
      </w:r>
      <w:r>
        <w:rPr>
          <w:rFonts w:ascii="Times New Roman" w:hAnsi="Times New Roman" w:cs="Times New Roman"/>
          <w:sz w:val="24"/>
          <w:szCs w:val="24"/>
        </w:rPr>
        <w:t>about 1</w:t>
      </w:r>
      <w:r w:rsidRPr="00966C6C">
        <w:rPr>
          <w:rFonts w:ascii="Times New Roman" w:hAnsi="Times New Roman" w:cs="Times New Roman"/>
          <w:sz w:val="24"/>
          <w:szCs w:val="24"/>
        </w:rPr>
        <w:t xml:space="preserve"> </w:t>
      </w:r>
      <w:r>
        <w:rPr>
          <w:rFonts w:ascii="Times New Roman" w:hAnsi="Times New Roman" w:cs="Times New Roman"/>
          <w:sz w:val="24"/>
          <w:szCs w:val="24"/>
        </w:rPr>
        <w:t>nu</w:t>
      </w:r>
      <w:r w:rsidRPr="00966C6C">
        <w:rPr>
          <w:rFonts w:ascii="Times New Roman" w:hAnsi="Times New Roman" w:cs="Times New Roman"/>
          <w:sz w:val="24"/>
          <w:szCs w:val="24"/>
        </w:rPr>
        <w:t xml:space="preserve"> at 0.5x and </w:t>
      </w:r>
      <w:r>
        <w:rPr>
          <w:rFonts w:ascii="Times New Roman" w:hAnsi="Times New Roman" w:cs="Times New Roman"/>
          <w:sz w:val="24"/>
          <w:szCs w:val="24"/>
        </w:rPr>
        <w:t>3 nu</w:t>
      </w:r>
      <w:r w:rsidRPr="00966C6C">
        <w:rPr>
          <w:rFonts w:ascii="Times New Roman" w:hAnsi="Times New Roman" w:cs="Times New Roman"/>
          <w:sz w:val="24"/>
          <w:szCs w:val="24"/>
        </w:rPr>
        <w:t xml:space="preserve"> at 16x in SLR, and </w:t>
      </w:r>
      <w:r>
        <w:rPr>
          <w:rFonts w:ascii="Times New Roman" w:hAnsi="Times New Roman" w:cs="Times New Roman"/>
          <w:sz w:val="24"/>
          <w:szCs w:val="24"/>
        </w:rPr>
        <w:t>5</w:t>
      </w:r>
      <w:r w:rsidRPr="00966C6C">
        <w:rPr>
          <w:rFonts w:ascii="Times New Roman" w:hAnsi="Times New Roman" w:cs="Times New Roman"/>
          <w:sz w:val="24"/>
          <w:szCs w:val="24"/>
        </w:rPr>
        <w:t xml:space="preserve"> </w:t>
      </w:r>
      <w:r>
        <w:rPr>
          <w:rFonts w:ascii="Times New Roman" w:hAnsi="Times New Roman" w:cs="Times New Roman"/>
          <w:sz w:val="24"/>
          <w:szCs w:val="24"/>
        </w:rPr>
        <w:t>nu at 0.5x and</w:t>
      </w:r>
      <w:r w:rsidRPr="00966C6C">
        <w:rPr>
          <w:rFonts w:ascii="Times New Roman" w:hAnsi="Times New Roman" w:cs="Times New Roman"/>
          <w:sz w:val="24"/>
          <w:szCs w:val="24"/>
        </w:rPr>
        <w:t xml:space="preserve"> </w:t>
      </w:r>
      <w:r>
        <w:rPr>
          <w:rFonts w:ascii="Times New Roman" w:hAnsi="Times New Roman" w:cs="Times New Roman"/>
          <w:sz w:val="24"/>
          <w:szCs w:val="24"/>
        </w:rPr>
        <w:t xml:space="preserve">10 nu at 16x </w:t>
      </w:r>
      <w:r w:rsidRPr="00966C6C">
        <w:rPr>
          <w:rFonts w:ascii="Times New Roman" w:hAnsi="Times New Roman" w:cs="Times New Roman"/>
          <w:sz w:val="24"/>
          <w:szCs w:val="24"/>
        </w:rPr>
        <w:t>in LLR.</w:t>
      </w:r>
      <w:r>
        <w:rPr>
          <w:rFonts w:ascii="Times New Roman" w:hAnsi="Times New Roman" w:cs="Times New Roman"/>
          <w:sz w:val="24"/>
          <w:szCs w:val="24"/>
        </w:rPr>
        <w:t xml:space="preserve"> </w:t>
      </w:r>
      <w:r w:rsidRPr="00EF124F">
        <w:rPr>
          <w:rFonts w:ascii="Times New Roman" w:hAnsi="Times New Roman" w:cs="Times New Roman"/>
          <w:noProof/>
          <w:sz w:val="24"/>
          <w:szCs w:val="24"/>
        </w:rPr>
        <w:t xml:space="preserve">In contrast, the antagonist muscles, the brachioradialis and biceps longus, were more inhibited as coactivation increased. </w:t>
      </w:r>
      <w:r>
        <w:rPr>
          <w:rFonts w:ascii="Times New Roman" w:hAnsi="Times New Roman" w:cs="Times New Roman"/>
          <w:noProof/>
          <w:sz w:val="24"/>
          <w:szCs w:val="24"/>
        </w:rPr>
        <w:t xml:space="preserve">Their </w:t>
      </w:r>
      <w:r w:rsidRPr="00EF124F">
        <w:rPr>
          <w:rFonts w:ascii="Times New Roman" w:hAnsi="Times New Roman" w:cs="Times New Roman"/>
          <w:noProof/>
          <w:sz w:val="24"/>
          <w:szCs w:val="24"/>
        </w:rPr>
        <w:t>activity decreased from the SLR to the LLR phase, meaning they contributed less to resisting the flexion movement</w:t>
      </w:r>
      <w:r>
        <w:rPr>
          <w:rFonts w:ascii="Times New Roman" w:hAnsi="Times New Roman" w:cs="Times New Roman"/>
          <w:noProof/>
          <w:sz w:val="24"/>
          <w:szCs w:val="24"/>
        </w:rPr>
        <w:t xml:space="preserve">. </w:t>
      </w:r>
      <w:r>
        <w:rPr>
          <w:rFonts w:ascii="Times New Roman" w:hAnsi="Times New Roman" w:cs="Times New Roman"/>
          <w:sz w:val="24"/>
          <w:szCs w:val="24"/>
        </w:rPr>
        <w:t xml:space="preserve">The </w:t>
      </w:r>
      <w:r w:rsidRPr="00966C6C">
        <w:rPr>
          <w:rFonts w:ascii="Times New Roman" w:hAnsi="Times New Roman" w:cs="Times New Roman"/>
          <w:sz w:val="24"/>
          <w:szCs w:val="24"/>
        </w:rPr>
        <w:t>brachioradialis</w:t>
      </w:r>
      <w:r>
        <w:rPr>
          <w:rFonts w:ascii="Times New Roman" w:hAnsi="Times New Roman" w:cs="Times New Roman"/>
          <w:sz w:val="24"/>
          <w:szCs w:val="24"/>
        </w:rPr>
        <w:t xml:space="preserve"> went from about</w:t>
      </w:r>
      <w:r w:rsidRPr="00966C6C">
        <w:rPr>
          <w:rFonts w:ascii="Times New Roman" w:hAnsi="Times New Roman" w:cs="Times New Roman"/>
          <w:sz w:val="24"/>
          <w:szCs w:val="24"/>
        </w:rPr>
        <w:t xml:space="preserve"> </w:t>
      </w:r>
      <w:r>
        <w:rPr>
          <w:rFonts w:ascii="Times New Roman" w:hAnsi="Times New Roman" w:cs="Times New Roman"/>
          <w:sz w:val="24"/>
          <w:szCs w:val="24"/>
        </w:rPr>
        <w:t xml:space="preserve">0 nu </w:t>
      </w:r>
      <w:r w:rsidRPr="00966C6C">
        <w:rPr>
          <w:rFonts w:ascii="Times New Roman" w:hAnsi="Times New Roman" w:cs="Times New Roman"/>
          <w:sz w:val="24"/>
          <w:szCs w:val="24"/>
        </w:rPr>
        <w:t xml:space="preserve">at 0.5x </w:t>
      </w:r>
      <w:r>
        <w:rPr>
          <w:rFonts w:ascii="Times New Roman" w:hAnsi="Times New Roman" w:cs="Times New Roman"/>
          <w:sz w:val="24"/>
          <w:szCs w:val="24"/>
        </w:rPr>
        <w:t>to</w:t>
      </w:r>
      <w:r w:rsidRPr="00966C6C">
        <w:rPr>
          <w:rFonts w:ascii="Times New Roman" w:hAnsi="Times New Roman" w:cs="Times New Roman"/>
          <w:sz w:val="24"/>
          <w:szCs w:val="24"/>
        </w:rPr>
        <w:t xml:space="preserve"> </w:t>
      </w:r>
      <w:r>
        <w:rPr>
          <w:rFonts w:ascii="Times New Roman" w:hAnsi="Times New Roman" w:cs="Times New Roman"/>
          <w:sz w:val="24"/>
          <w:szCs w:val="24"/>
        </w:rPr>
        <w:t>-1</w:t>
      </w:r>
      <w:r w:rsidRPr="00966C6C">
        <w:rPr>
          <w:rFonts w:ascii="Times New Roman" w:hAnsi="Times New Roman" w:cs="Times New Roman"/>
          <w:sz w:val="24"/>
          <w:szCs w:val="24"/>
        </w:rPr>
        <w:t xml:space="preserve"> </w:t>
      </w:r>
      <w:r>
        <w:rPr>
          <w:rFonts w:ascii="Times New Roman" w:hAnsi="Times New Roman" w:cs="Times New Roman"/>
          <w:sz w:val="24"/>
          <w:szCs w:val="24"/>
        </w:rPr>
        <w:t>nu</w:t>
      </w:r>
      <w:r w:rsidRPr="00966C6C">
        <w:rPr>
          <w:rFonts w:ascii="Times New Roman" w:hAnsi="Times New Roman" w:cs="Times New Roman"/>
          <w:sz w:val="24"/>
          <w:szCs w:val="24"/>
        </w:rPr>
        <w:t xml:space="preserve"> at 16x in SLR, and </w:t>
      </w:r>
      <w:r>
        <w:rPr>
          <w:rFonts w:ascii="Times New Roman" w:hAnsi="Times New Roman" w:cs="Times New Roman"/>
          <w:sz w:val="24"/>
          <w:szCs w:val="24"/>
        </w:rPr>
        <w:t>1.5 nu at 0.5x to -3 nu at</w:t>
      </w:r>
      <w:r w:rsidRPr="00966C6C">
        <w:rPr>
          <w:rFonts w:ascii="Times New Roman" w:hAnsi="Times New Roman" w:cs="Times New Roman"/>
          <w:sz w:val="24"/>
          <w:szCs w:val="24"/>
        </w:rPr>
        <w:t xml:space="preserve"> </w:t>
      </w:r>
      <w:r>
        <w:rPr>
          <w:rFonts w:ascii="Times New Roman" w:hAnsi="Times New Roman" w:cs="Times New Roman"/>
          <w:sz w:val="24"/>
          <w:szCs w:val="24"/>
        </w:rPr>
        <w:t xml:space="preserve">16x </w:t>
      </w:r>
      <w:r w:rsidRPr="00966C6C">
        <w:rPr>
          <w:rFonts w:ascii="Times New Roman" w:hAnsi="Times New Roman" w:cs="Times New Roman"/>
          <w:sz w:val="24"/>
          <w:szCs w:val="24"/>
        </w:rPr>
        <w:t xml:space="preserve">in LLR. </w:t>
      </w:r>
      <w:r>
        <w:rPr>
          <w:rFonts w:ascii="Times New Roman" w:hAnsi="Times New Roman" w:cs="Times New Roman"/>
          <w:sz w:val="24"/>
          <w:szCs w:val="24"/>
        </w:rPr>
        <w:t>Similarly f</w:t>
      </w:r>
      <w:r w:rsidRPr="00966C6C">
        <w:rPr>
          <w:rFonts w:ascii="Times New Roman" w:hAnsi="Times New Roman" w:cs="Times New Roman"/>
          <w:sz w:val="24"/>
          <w:szCs w:val="24"/>
        </w:rPr>
        <w:t>or biceps</w:t>
      </w:r>
      <w:r>
        <w:rPr>
          <w:rFonts w:ascii="Times New Roman" w:hAnsi="Times New Roman" w:cs="Times New Roman"/>
          <w:sz w:val="24"/>
          <w:szCs w:val="24"/>
        </w:rPr>
        <w:t xml:space="preserve"> longus</w:t>
      </w:r>
      <w:r w:rsidRPr="00966C6C">
        <w:rPr>
          <w:rFonts w:ascii="Times New Roman" w:hAnsi="Times New Roman" w:cs="Times New Roman"/>
          <w:sz w:val="24"/>
          <w:szCs w:val="24"/>
        </w:rPr>
        <w:t>,</w:t>
      </w:r>
      <w:r>
        <w:rPr>
          <w:rFonts w:ascii="Times New Roman" w:hAnsi="Times New Roman" w:cs="Times New Roman"/>
          <w:sz w:val="24"/>
          <w:szCs w:val="24"/>
        </w:rPr>
        <w:t xml:space="preserve"> the</w:t>
      </w:r>
      <w:r w:rsidRPr="00966C6C">
        <w:rPr>
          <w:rFonts w:ascii="Times New Roman" w:hAnsi="Times New Roman" w:cs="Times New Roman"/>
          <w:sz w:val="24"/>
          <w:szCs w:val="24"/>
        </w:rPr>
        <w:t xml:space="preserve"> </w:t>
      </w:r>
      <w:r>
        <w:rPr>
          <w:rFonts w:ascii="Times New Roman" w:hAnsi="Times New Roman" w:cs="Times New Roman"/>
          <w:sz w:val="24"/>
          <w:szCs w:val="24"/>
        </w:rPr>
        <w:t xml:space="preserve">stretch </w:t>
      </w:r>
      <w:r w:rsidRPr="00966C6C">
        <w:rPr>
          <w:rFonts w:ascii="Times New Roman" w:hAnsi="Times New Roman" w:cs="Times New Roman"/>
          <w:sz w:val="24"/>
          <w:szCs w:val="24"/>
        </w:rPr>
        <w:t xml:space="preserve">activity </w:t>
      </w:r>
      <w:r>
        <w:rPr>
          <w:rFonts w:ascii="Times New Roman" w:hAnsi="Times New Roman" w:cs="Times New Roman"/>
          <w:sz w:val="24"/>
          <w:szCs w:val="24"/>
        </w:rPr>
        <w:t>went from 0</w:t>
      </w:r>
      <w:r w:rsidRPr="00966C6C">
        <w:rPr>
          <w:rFonts w:ascii="Times New Roman" w:hAnsi="Times New Roman" w:cs="Times New Roman"/>
          <w:sz w:val="24"/>
          <w:szCs w:val="24"/>
        </w:rPr>
        <w:t xml:space="preserve"> </w:t>
      </w:r>
      <w:r>
        <w:rPr>
          <w:rFonts w:ascii="Times New Roman" w:hAnsi="Times New Roman" w:cs="Times New Roman"/>
          <w:sz w:val="24"/>
          <w:szCs w:val="24"/>
        </w:rPr>
        <w:t>nu</w:t>
      </w:r>
      <w:r w:rsidRPr="00966C6C">
        <w:rPr>
          <w:rFonts w:ascii="Times New Roman" w:hAnsi="Times New Roman" w:cs="Times New Roman"/>
          <w:sz w:val="24"/>
          <w:szCs w:val="24"/>
        </w:rPr>
        <w:t xml:space="preserve"> at 0.5x </w:t>
      </w:r>
      <w:r>
        <w:rPr>
          <w:rFonts w:ascii="Times New Roman" w:hAnsi="Times New Roman" w:cs="Times New Roman"/>
          <w:sz w:val="24"/>
          <w:szCs w:val="24"/>
        </w:rPr>
        <w:t>to</w:t>
      </w:r>
      <w:r w:rsidRPr="00966C6C">
        <w:rPr>
          <w:rFonts w:ascii="Times New Roman" w:hAnsi="Times New Roman" w:cs="Times New Roman"/>
          <w:sz w:val="24"/>
          <w:szCs w:val="24"/>
        </w:rPr>
        <w:t xml:space="preserve"> </w:t>
      </w:r>
      <w:r>
        <w:rPr>
          <w:rFonts w:ascii="Times New Roman" w:hAnsi="Times New Roman" w:cs="Times New Roman"/>
          <w:sz w:val="24"/>
          <w:szCs w:val="24"/>
        </w:rPr>
        <w:t>-7 nu</w:t>
      </w:r>
      <w:r w:rsidRPr="00966C6C">
        <w:rPr>
          <w:rFonts w:ascii="Times New Roman" w:hAnsi="Times New Roman" w:cs="Times New Roman"/>
          <w:sz w:val="24"/>
          <w:szCs w:val="24"/>
        </w:rPr>
        <w:t xml:space="preserve"> at 16x in SLR, and </w:t>
      </w:r>
      <w:r>
        <w:rPr>
          <w:rFonts w:ascii="Times New Roman" w:hAnsi="Times New Roman" w:cs="Times New Roman"/>
          <w:sz w:val="24"/>
          <w:szCs w:val="24"/>
        </w:rPr>
        <w:t>0</w:t>
      </w:r>
      <w:r w:rsidRPr="00966C6C">
        <w:rPr>
          <w:rFonts w:ascii="Times New Roman" w:hAnsi="Times New Roman" w:cs="Times New Roman"/>
          <w:sz w:val="24"/>
          <w:szCs w:val="24"/>
        </w:rPr>
        <w:t xml:space="preserve"> </w:t>
      </w:r>
      <w:r>
        <w:rPr>
          <w:rFonts w:ascii="Times New Roman" w:hAnsi="Times New Roman" w:cs="Times New Roman"/>
          <w:sz w:val="24"/>
          <w:szCs w:val="24"/>
        </w:rPr>
        <w:t>nu at 0.5x to</w:t>
      </w:r>
      <w:r w:rsidRPr="00966C6C">
        <w:rPr>
          <w:rFonts w:ascii="Times New Roman" w:hAnsi="Times New Roman" w:cs="Times New Roman"/>
          <w:sz w:val="24"/>
          <w:szCs w:val="24"/>
        </w:rPr>
        <w:t xml:space="preserve"> </w:t>
      </w:r>
      <w:r>
        <w:rPr>
          <w:rFonts w:ascii="Times New Roman" w:hAnsi="Times New Roman" w:cs="Times New Roman"/>
          <w:sz w:val="24"/>
          <w:szCs w:val="24"/>
        </w:rPr>
        <w:t xml:space="preserve">-15 nu at 16x </w:t>
      </w:r>
      <w:r w:rsidRPr="00966C6C">
        <w:rPr>
          <w:rFonts w:ascii="Times New Roman" w:hAnsi="Times New Roman" w:cs="Times New Roman"/>
          <w:sz w:val="24"/>
          <w:szCs w:val="24"/>
        </w:rPr>
        <w:t>in LLR.</w:t>
      </w:r>
      <w:r>
        <w:rPr>
          <w:rFonts w:ascii="Times New Roman" w:hAnsi="Times New Roman" w:cs="Times New Roman"/>
          <w:sz w:val="24"/>
          <w:szCs w:val="24"/>
        </w:rPr>
        <w:t xml:space="preserve"> </w:t>
      </w:r>
      <w:r w:rsidRPr="00EF124F">
        <w:rPr>
          <w:rFonts w:ascii="Times New Roman" w:hAnsi="Times New Roman" w:cs="Times New Roman"/>
          <w:noProof/>
          <w:sz w:val="24"/>
          <w:szCs w:val="24"/>
        </w:rPr>
        <w:t>The</w:t>
      </w:r>
      <w:r>
        <w:rPr>
          <w:rFonts w:ascii="Times New Roman" w:hAnsi="Times New Roman" w:cs="Times New Roman"/>
          <w:noProof/>
          <w:sz w:val="24"/>
          <w:szCs w:val="24"/>
        </w:rPr>
        <w:t xml:space="preserve"> 16x coactivation level had the largest</w:t>
      </w:r>
      <w:r w:rsidRPr="00EF124F">
        <w:rPr>
          <w:rFonts w:ascii="Times New Roman" w:hAnsi="Times New Roman" w:cs="Times New Roman"/>
          <w:noProof/>
          <w:sz w:val="24"/>
          <w:szCs w:val="24"/>
        </w:rPr>
        <w:t xml:space="preserve"> error bars, but the overall trend remained consistent</w:t>
      </w:r>
      <w:r>
        <w:rPr>
          <w:rFonts w:ascii="Times New Roman" w:hAnsi="Times New Roman" w:cs="Times New Roman"/>
          <w:noProof/>
          <w:sz w:val="24"/>
          <w:szCs w:val="24"/>
        </w:rPr>
        <w:t xml:space="preserve"> where the </w:t>
      </w:r>
      <w:r w:rsidRPr="00EF124F">
        <w:rPr>
          <w:rFonts w:ascii="Times New Roman" w:hAnsi="Times New Roman" w:cs="Times New Roman"/>
          <w:noProof/>
          <w:sz w:val="24"/>
          <w:szCs w:val="24"/>
        </w:rPr>
        <w:t>agonist muscles became more active with higher coactivation levels, while antagonist muscles were more suppressed, especially in the later phase</w:t>
      </w:r>
      <w:r>
        <w:rPr>
          <w:rFonts w:ascii="Times New Roman" w:hAnsi="Times New Roman" w:cs="Times New Roman"/>
          <w:noProof/>
          <w:sz w:val="24"/>
          <w:szCs w:val="24"/>
        </w:rPr>
        <w:t xml:space="preserve"> (LLR)</w:t>
      </w:r>
      <w:r w:rsidRPr="00EF124F">
        <w:rPr>
          <w:rFonts w:ascii="Times New Roman" w:hAnsi="Times New Roman" w:cs="Times New Roman"/>
          <w:noProof/>
          <w:sz w:val="24"/>
          <w:szCs w:val="24"/>
        </w:rPr>
        <w:t xml:space="preserve"> of the response.</w:t>
      </w:r>
    </w:p>
    <w:p w14:paraId="77A58485" w14:textId="77777777" w:rsidR="00176021" w:rsidRPr="0049535E" w:rsidRDefault="00176021" w:rsidP="00176021">
      <w:pPr>
        <w:tabs>
          <w:tab w:val="left" w:pos="2302"/>
        </w:tabs>
        <w:spacing w:line="480" w:lineRule="auto"/>
        <w:jc w:val="both"/>
        <w:rPr>
          <w:rFonts w:ascii="Times New Roman" w:hAnsi="Times New Roman" w:cs="Times New Roman"/>
          <w:b/>
          <w:bCs/>
          <w:noProof/>
          <w:sz w:val="24"/>
          <w:szCs w:val="24"/>
        </w:rPr>
      </w:pPr>
      <w:r w:rsidRPr="0049535E">
        <w:rPr>
          <w:rFonts w:ascii="Times New Roman" w:hAnsi="Times New Roman" w:cs="Times New Roman"/>
          <w:b/>
          <w:bCs/>
          <w:sz w:val="24"/>
          <w:szCs w:val="24"/>
        </w:rPr>
        <w:t>Metabolic Cost and Performance Across Coactivation Levels</w:t>
      </w:r>
    </w:p>
    <w:p w14:paraId="23D9EA77" w14:textId="77777777" w:rsidR="00176021" w:rsidRPr="003E530E" w:rsidRDefault="00176021" w:rsidP="00176021">
      <w:pPr>
        <w:spacing w:line="480" w:lineRule="auto"/>
        <w:rPr>
          <w:rFonts w:ascii="Times New Roman" w:hAnsi="Times New Roman" w:cs="Times New Roman"/>
          <w:sz w:val="24"/>
          <w:szCs w:val="24"/>
        </w:rPr>
      </w:pPr>
      <w:r w:rsidRPr="00966C6C">
        <w:rPr>
          <w:rFonts w:ascii="Times New Roman" w:hAnsi="Times New Roman" w:cs="Times New Roman"/>
          <w:sz w:val="24"/>
          <w:szCs w:val="24"/>
        </w:rPr>
        <w:t>Error rates and metabolic cost were measured to assess performance and energy expenditure across coactivation levels. These data are presented in a single figure combining both metrics.</w:t>
      </w:r>
    </w:p>
    <w:p w14:paraId="7A048C5A" w14:textId="74B7C0AC" w:rsidR="00176021" w:rsidRPr="003E530E" w:rsidRDefault="00115061" w:rsidP="001C7BA2">
      <w:pPr>
        <w:tabs>
          <w:tab w:val="left" w:pos="2302"/>
        </w:tabs>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677F0B" wp14:editId="677941C3">
            <wp:extent cx="5971691" cy="2316035"/>
            <wp:effectExtent l="0" t="0" r="0" b="8255"/>
            <wp:docPr id="820909480" name="Picture 8" descr="A graph of different types of co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09480" name="Picture 8" descr="A graph of different types of coal&#10;&#10;AI-generated content may be incorrect."/>
                    <pic:cNvPicPr/>
                  </pic:nvPicPr>
                  <pic:blipFill rotWithShape="1">
                    <a:blip r:embed="rId22" cstate="print">
                      <a:extLst>
                        <a:ext uri="{28A0092B-C50C-407E-A947-70E740481C1C}">
                          <a14:useLocalDpi xmlns:a14="http://schemas.microsoft.com/office/drawing/2010/main" val="0"/>
                        </a:ext>
                      </a:extLst>
                    </a:blip>
                    <a:srcRect l="3144"/>
                    <a:stretch/>
                  </pic:blipFill>
                  <pic:spPr bwMode="auto">
                    <a:xfrm>
                      <a:off x="0" y="0"/>
                      <a:ext cx="5989677" cy="2323011"/>
                    </a:xfrm>
                    <a:prstGeom prst="rect">
                      <a:avLst/>
                    </a:prstGeom>
                    <a:ln>
                      <a:noFill/>
                    </a:ln>
                    <a:extLst>
                      <a:ext uri="{53640926-AAD7-44D8-BBD7-CCE9431645EC}">
                        <a14:shadowObscured xmlns:a14="http://schemas.microsoft.com/office/drawing/2010/main"/>
                      </a:ext>
                    </a:extLst>
                  </pic:spPr>
                </pic:pic>
              </a:graphicData>
            </a:graphic>
          </wp:inline>
        </w:drawing>
      </w:r>
    </w:p>
    <w:p w14:paraId="1B895095" w14:textId="015267DA" w:rsidR="00176021" w:rsidRPr="00115061" w:rsidRDefault="00176021" w:rsidP="00115061">
      <w:pPr>
        <w:tabs>
          <w:tab w:val="left" w:pos="2302"/>
        </w:tabs>
        <w:spacing w:line="240" w:lineRule="auto"/>
        <w:rPr>
          <w:rFonts w:ascii="Times New Roman" w:hAnsi="Times New Roman" w:cs="Times New Roman"/>
          <w:sz w:val="24"/>
          <w:szCs w:val="24"/>
        </w:rPr>
      </w:pPr>
      <w:r w:rsidRPr="00BA6FD0">
        <w:rPr>
          <w:rFonts w:ascii="Times New Roman" w:hAnsi="Times New Roman" w:cs="Times New Roman"/>
          <w:b/>
          <w:bCs/>
          <w:sz w:val="24"/>
          <w:szCs w:val="24"/>
        </w:rPr>
        <w:t xml:space="preserve">Figure 9. </w:t>
      </w:r>
      <w:r w:rsidRPr="00115061">
        <w:rPr>
          <w:rFonts w:ascii="Times New Roman" w:hAnsi="Times New Roman" w:cs="Times New Roman"/>
          <w:sz w:val="24"/>
          <w:szCs w:val="24"/>
        </w:rPr>
        <w:t xml:space="preserve">High </w:t>
      </w:r>
      <w:r w:rsidR="00115061" w:rsidRPr="00115061">
        <w:rPr>
          <w:rFonts w:ascii="Times New Roman" w:hAnsi="Times New Roman" w:cs="Times New Roman"/>
          <w:sz w:val="24"/>
          <w:szCs w:val="24"/>
        </w:rPr>
        <w:t>c</w:t>
      </w:r>
      <w:r w:rsidRPr="00115061">
        <w:rPr>
          <w:rFonts w:ascii="Times New Roman" w:hAnsi="Times New Roman" w:cs="Times New Roman"/>
          <w:sz w:val="24"/>
          <w:szCs w:val="24"/>
        </w:rPr>
        <w:t xml:space="preserve">oactivation </w:t>
      </w:r>
      <w:r w:rsidR="00115061" w:rsidRPr="00115061">
        <w:rPr>
          <w:rFonts w:ascii="Times New Roman" w:hAnsi="Times New Roman" w:cs="Times New Roman"/>
          <w:sz w:val="24"/>
          <w:szCs w:val="24"/>
        </w:rPr>
        <w:t>i</w:t>
      </w:r>
      <w:r w:rsidRPr="00115061">
        <w:rPr>
          <w:rFonts w:ascii="Times New Roman" w:hAnsi="Times New Roman" w:cs="Times New Roman"/>
          <w:sz w:val="24"/>
          <w:szCs w:val="24"/>
        </w:rPr>
        <w:t xml:space="preserve">mproves </w:t>
      </w:r>
      <w:r w:rsidR="00115061" w:rsidRPr="00115061">
        <w:rPr>
          <w:rFonts w:ascii="Times New Roman" w:hAnsi="Times New Roman" w:cs="Times New Roman"/>
          <w:sz w:val="24"/>
          <w:szCs w:val="24"/>
        </w:rPr>
        <w:t>p</w:t>
      </w:r>
      <w:r w:rsidRPr="00115061">
        <w:rPr>
          <w:rFonts w:ascii="Times New Roman" w:hAnsi="Times New Roman" w:cs="Times New Roman"/>
          <w:sz w:val="24"/>
          <w:szCs w:val="24"/>
        </w:rPr>
        <w:t xml:space="preserve">erformance </w:t>
      </w:r>
      <w:r w:rsidRPr="00AE3130">
        <w:rPr>
          <w:rFonts w:ascii="Times New Roman" w:hAnsi="Times New Roman" w:cs="Times New Roman"/>
          <w:b/>
          <w:bCs/>
          <w:sz w:val="24"/>
          <w:szCs w:val="24"/>
        </w:rPr>
        <w:t>(</w:t>
      </w:r>
      <w:r w:rsidR="002763AE" w:rsidRPr="00AE3130">
        <w:rPr>
          <w:rFonts w:ascii="Times New Roman" w:hAnsi="Times New Roman" w:cs="Times New Roman"/>
          <w:b/>
          <w:bCs/>
          <w:sz w:val="24"/>
          <w:szCs w:val="24"/>
        </w:rPr>
        <w:t>A</w:t>
      </w:r>
      <w:r w:rsidRPr="00AE3130">
        <w:rPr>
          <w:rFonts w:ascii="Times New Roman" w:hAnsi="Times New Roman" w:cs="Times New Roman"/>
          <w:b/>
          <w:bCs/>
          <w:sz w:val="24"/>
          <w:szCs w:val="24"/>
        </w:rPr>
        <w:t>)</w:t>
      </w:r>
      <w:r w:rsidRPr="00115061">
        <w:rPr>
          <w:rFonts w:ascii="Times New Roman" w:hAnsi="Times New Roman" w:cs="Times New Roman"/>
          <w:sz w:val="24"/>
          <w:szCs w:val="24"/>
        </w:rPr>
        <w:t xml:space="preserve"> but </w:t>
      </w:r>
      <w:r w:rsidR="00115061" w:rsidRPr="00115061">
        <w:rPr>
          <w:rFonts w:ascii="Times New Roman" w:hAnsi="Times New Roman" w:cs="Times New Roman"/>
          <w:sz w:val="24"/>
          <w:szCs w:val="24"/>
        </w:rPr>
        <w:t>i</w:t>
      </w:r>
      <w:r w:rsidRPr="00115061">
        <w:rPr>
          <w:rFonts w:ascii="Times New Roman" w:hAnsi="Times New Roman" w:cs="Times New Roman"/>
          <w:sz w:val="24"/>
          <w:szCs w:val="24"/>
        </w:rPr>
        <w:t xml:space="preserve">ncreases </w:t>
      </w:r>
      <w:r w:rsidR="00115061" w:rsidRPr="00115061">
        <w:rPr>
          <w:rFonts w:ascii="Times New Roman" w:hAnsi="Times New Roman" w:cs="Times New Roman"/>
          <w:sz w:val="24"/>
          <w:szCs w:val="24"/>
        </w:rPr>
        <w:t>m</w:t>
      </w:r>
      <w:r w:rsidRPr="00115061">
        <w:rPr>
          <w:rFonts w:ascii="Times New Roman" w:hAnsi="Times New Roman" w:cs="Times New Roman"/>
          <w:sz w:val="24"/>
          <w:szCs w:val="24"/>
        </w:rPr>
        <w:t xml:space="preserve">etabolic </w:t>
      </w:r>
      <w:r w:rsidR="00115061" w:rsidRPr="00115061">
        <w:rPr>
          <w:rFonts w:ascii="Times New Roman" w:hAnsi="Times New Roman" w:cs="Times New Roman"/>
          <w:sz w:val="24"/>
          <w:szCs w:val="24"/>
        </w:rPr>
        <w:t>c</w:t>
      </w:r>
      <w:r w:rsidRPr="00115061">
        <w:rPr>
          <w:rFonts w:ascii="Times New Roman" w:hAnsi="Times New Roman" w:cs="Times New Roman"/>
          <w:sz w:val="24"/>
          <w:szCs w:val="24"/>
        </w:rPr>
        <w:t xml:space="preserve">ost </w:t>
      </w:r>
      <w:r w:rsidRPr="00AE3130">
        <w:rPr>
          <w:rFonts w:ascii="Times New Roman" w:hAnsi="Times New Roman" w:cs="Times New Roman"/>
          <w:b/>
          <w:bCs/>
          <w:sz w:val="24"/>
          <w:szCs w:val="24"/>
        </w:rPr>
        <w:t>(</w:t>
      </w:r>
      <w:r w:rsidR="002763AE" w:rsidRPr="00AE3130">
        <w:rPr>
          <w:rFonts w:ascii="Times New Roman" w:hAnsi="Times New Roman" w:cs="Times New Roman"/>
          <w:b/>
          <w:bCs/>
          <w:sz w:val="24"/>
          <w:szCs w:val="24"/>
        </w:rPr>
        <w:t>B</w:t>
      </w:r>
      <w:r w:rsidRPr="00AE3130">
        <w:rPr>
          <w:rFonts w:ascii="Times New Roman" w:hAnsi="Times New Roman" w:cs="Times New Roman"/>
          <w:b/>
          <w:bCs/>
          <w:sz w:val="24"/>
          <w:szCs w:val="24"/>
        </w:rPr>
        <w:t>)</w:t>
      </w:r>
      <w:r w:rsidR="00AD28C9">
        <w:rPr>
          <w:rFonts w:ascii="Times New Roman" w:hAnsi="Times New Roman" w:cs="Times New Roman"/>
          <w:b/>
          <w:bCs/>
          <w:sz w:val="24"/>
          <w:szCs w:val="24"/>
        </w:rPr>
        <w:t xml:space="preserve">. </w:t>
      </w:r>
      <w:r w:rsidR="00AD28C9">
        <w:rPr>
          <w:rFonts w:ascii="Times New Roman" w:hAnsi="Times New Roman" w:cs="Times New Roman"/>
          <w:sz w:val="24"/>
          <w:szCs w:val="24"/>
        </w:rPr>
        <w:t>T</w:t>
      </w:r>
      <w:r w:rsidR="00AD28C9" w:rsidRPr="00966C6C">
        <w:rPr>
          <w:rFonts w:ascii="Times New Roman" w:hAnsi="Times New Roman" w:cs="Times New Roman"/>
          <w:sz w:val="24"/>
          <w:szCs w:val="24"/>
        </w:rPr>
        <w:t>he color scheme</w:t>
      </w:r>
      <w:r w:rsidR="00AD28C9">
        <w:rPr>
          <w:rFonts w:ascii="Times New Roman" w:hAnsi="Times New Roman" w:cs="Times New Roman"/>
          <w:sz w:val="24"/>
          <w:szCs w:val="24"/>
        </w:rPr>
        <w:t xml:space="preserve"> was same as previous figures</w:t>
      </w:r>
      <w:r w:rsidR="00115061">
        <w:rPr>
          <w:rFonts w:ascii="Times New Roman" w:hAnsi="Times New Roman" w:cs="Times New Roman"/>
          <w:sz w:val="24"/>
          <w:szCs w:val="24"/>
        </w:rPr>
        <w:t>.</w:t>
      </w:r>
      <w:r w:rsidRPr="00115061">
        <w:rPr>
          <w:rFonts w:ascii="Times New Roman" w:hAnsi="Times New Roman" w:cs="Times New Roman"/>
          <w:sz w:val="24"/>
          <w:szCs w:val="24"/>
        </w:rPr>
        <w:t xml:space="preserve"> </w:t>
      </w:r>
      <w:r w:rsidR="005A3D38" w:rsidRPr="005A3D38">
        <w:rPr>
          <w:rFonts w:ascii="Times New Roman" w:hAnsi="Times New Roman" w:cs="Times New Roman"/>
          <w:sz w:val="24"/>
          <w:szCs w:val="24"/>
        </w:rPr>
        <w:t>The error bars indicate variability in individual responses</w:t>
      </w:r>
      <w:r w:rsidR="00AD28C9">
        <w:rPr>
          <w:rFonts w:ascii="Times New Roman" w:hAnsi="Times New Roman" w:cs="Times New Roman"/>
          <w:sz w:val="24"/>
          <w:szCs w:val="24"/>
        </w:rPr>
        <w:t xml:space="preserve">. </w:t>
      </w:r>
    </w:p>
    <w:p w14:paraId="7DE52F94" w14:textId="029A1202" w:rsidR="00176021" w:rsidRDefault="00176021" w:rsidP="005A3D38">
      <w:pPr>
        <w:tabs>
          <w:tab w:val="left" w:pos="2302"/>
        </w:tabs>
        <w:spacing w:line="480" w:lineRule="auto"/>
        <w:jc w:val="both"/>
        <w:rPr>
          <w:rFonts w:ascii="Times New Roman" w:hAnsi="Times New Roman" w:cs="Times New Roman"/>
          <w:sz w:val="24"/>
          <w:szCs w:val="24"/>
        </w:rPr>
      </w:pPr>
      <w:r w:rsidRPr="00136C63">
        <w:rPr>
          <w:rFonts w:ascii="Times New Roman" w:hAnsi="Times New Roman" w:cs="Times New Roman"/>
          <w:sz w:val="24"/>
          <w:szCs w:val="24"/>
        </w:rPr>
        <w:lastRenderedPageBreak/>
        <w:t>Error rates were highest</w:t>
      </w:r>
      <w:r w:rsidR="003B55B3">
        <w:rPr>
          <w:rFonts w:ascii="Times New Roman" w:hAnsi="Times New Roman" w:cs="Times New Roman"/>
          <w:sz w:val="24"/>
          <w:szCs w:val="24"/>
        </w:rPr>
        <w:t xml:space="preserve"> (low performance)</w:t>
      </w:r>
      <w:r w:rsidRPr="00136C63">
        <w:rPr>
          <w:rFonts w:ascii="Times New Roman" w:hAnsi="Times New Roman" w:cs="Times New Roman"/>
          <w:sz w:val="24"/>
          <w:szCs w:val="24"/>
        </w:rPr>
        <w:t xml:space="preserve"> at the lowest coactivation levels, with approximately </w:t>
      </w:r>
      <w:r>
        <w:rPr>
          <w:rFonts w:ascii="Times New Roman" w:hAnsi="Times New Roman" w:cs="Times New Roman"/>
          <w:sz w:val="24"/>
          <w:szCs w:val="24"/>
        </w:rPr>
        <w:t>48</w:t>
      </w:r>
      <w:r w:rsidRPr="00136C63">
        <w:rPr>
          <w:rFonts w:ascii="Times New Roman" w:hAnsi="Times New Roman" w:cs="Times New Roman"/>
          <w:sz w:val="24"/>
          <w:szCs w:val="24"/>
        </w:rPr>
        <w:t>% error at 0.5x and around 4</w:t>
      </w:r>
      <w:r>
        <w:rPr>
          <w:rFonts w:ascii="Times New Roman" w:hAnsi="Times New Roman" w:cs="Times New Roman"/>
          <w:sz w:val="24"/>
          <w:szCs w:val="24"/>
        </w:rPr>
        <w:t>6</w:t>
      </w:r>
      <w:r w:rsidRPr="00136C63">
        <w:rPr>
          <w:rFonts w:ascii="Times New Roman" w:hAnsi="Times New Roman" w:cs="Times New Roman"/>
          <w:sz w:val="24"/>
          <w:szCs w:val="24"/>
        </w:rPr>
        <w:t xml:space="preserve">% at 1x. As coactivation increased, error rates dropped significantly, reaching about 15% at 4x and the lowest error rate of approximately </w:t>
      </w:r>
      <w:r>
        <w:rPr>
          <w:rFonts w:ascii="Times New Roman" w:hAnsi="Times New Roman" w:cs="Times New Roman"/>
          <w:sz w:val="24"/>
          <w:szCs w:val="24"/>
        </w:rPr>
        <w:t>8</w:t>
      </w:r>
      <w:r w:rsidRPr="00136C63">
        <w:rPr>
          <w:rFonts w:ascii="Times New Roman" w:hAnsi="Times New Roman" w:cs="Times New Roman"/>
          <w:sz w:val="24"/>
          <w:szCs w:val="24"/>
        </w:rPr>
        <w:t xml:space="preserve">% at 8x. However, at the highest coactivation level (16x), error rates increased again to around </w:t>
      </w:r>
      <w:r>
        <w:rPr>
          <w:rFonts w:ascii="Times New Roman" w:hAnsi="Times New Roman" w:cs="Times New Roman"/>
          <w:sz w:val="24"/>
          <w:szCs w:val="24"/>
        </w:rPr>
        <w:t>13</w:t>
      </w:r>
      <w:r w:rsidRPr="00136C63">
        <w:rPr>
          <w:rFonts w:ascii="Times New Roman" w:hAnsi="Times New Roman" w:cs="Times New Roman"/>
          <w:sz w:val="24"/>
          <w:szCs w:val="24"/>
        </w:rPr>
        <w:t>%, showing a non-linear trend.</w:t>
      </w:r>
      <w:r>
        <w:rPr>
          <w:rFonts w:ascii="Times New Roman" w:hAnsi="Times New Roman" w:cs="Times New Roman"/>
          <w:sz w:val="24"/>
          <w:szCs w:val="24"/>
        </w:rPr>
        <w:t xml:space="preserve"> </w:t>
      </w:r>
      <w:r w:rsidRPr="00136C63">
        <w:rPr>
          <w:rFonts w:ascii="Times New Roman" w:hAnsi="Times New Roman" w:cs="Times New Roman"/>
          <w:sz w:val="24"/>
          <w:szCs w:val="24"/>
        </w:rPr>
        <w:t xml:space="preserve">The error bars </w:t>
      </w:r>
      <w:r w:rsidR="001275A9">
        <w:rPr>
          <w:rFonts w:ascii="Times New Roman" w:hAnsi="Times New Roman" w:cs="Times New Roman"/>
          <w:sz w:val="24"/>
          <w:szCs w:val="24"/>
        </w:rPr>
        <w:t xml:space="preserve">also showed a similar pattern, starting with large error bars at low coactivation level and then getting smaller till 8x. </w:t>
      </w:r>
      <w:bookmarkStart w:id="10" w:name="_Hlk194500079"/>
      <w:r w:rsidR="001275A9">
        <w:rPr>
          <w:rFonts w:ascii="Times New Roman" w:hAnsi="Times New Roman" w:cs="Times New Roman"/>
          <w:sz w:val="24"/>
          <w:szCs w:val="24"/>
        </w:rPr>
        <w:t>At the highest coactivation level, the error bars are the largest (</w:t>
      </w:r>
      <w:r w:rsidR="001275A9" w:rsidRPr="00966C6C">
        <w:rPr>
          <w:rFonts w:ascii="Times New Roman" w:hAnsi="Times New Roman" w:cs="Times New Roman"/>
          <w:sz w:val="24"/>
          <w:szCs w:val="24"/>
        </w:rPr>
        <w:t>approximately ±</w:t>
      </w:r>
      <w:r w:rsidR="001275A9">
        <w:rPr>
          <w:rFonts w:ascii="Times New Roman" w:hAnsi="Times New Roman" w:cs="Times New Roman"/>
          <w:sz w:val="24"/>
          <w:szCs w:val="24"/>
        </w:rPr>
        <w:t xml:space="preserve">18%). </w:t>
      </w:r>
      <w:bookmarkEnd w:id="10"/>
      <w:r w:rsidR="001275A9">
        <w:rPr>
          <w:rFonts w:ascii="Times New Roman" w:hAnsi="Times New Roman" w:cs="Times New Roman"/>
          <w:sz w:val="24"/>
          <w:szCs w:val="24"/>
        </w:rPr>
        <w:t>Th</w:t>
      </w:r>
      <w:r w:rsidRPr="00136C63">
        <w:rPr>
          <w:rFonts w:ascii="Times New Roman" w:hAnsi="Times New Roman" w:cs="Times New Roman"/>
          <w:sz w:val="24"/>
          <w:szCs w:val="24"/>
        </w:rPr>
        <w:t>e overall pattern suggests that moderate to high</w:t>
      </w:r>
      <w:r>
        <w:rPr>
          <w:rFonts w:ascii="Times New Roman" w:hAnsi="Times New Roman" w:cs="Times New Roman"/>
          <w:sz w:val="24"/>
          <w:szCs w:val="24"/>
        </w:rPr>
        <w:t xml:space="preserve"> muscle</w:t>
      </w:r>
      <w:r w:rsidRPr="00136C63">
        <w:rPr>
          <w:rFonts w:ascii="Times New Roman" w:hAnsi="Times New Roman" w:cs="Times New Roman"/>
          <w:sz w:val="24"/>
          <w:szCs w:val="24"/>
        </w:rPr>
        <w:t xml:space="preserve"> coactivation improved task performance </w:t>
      </w:r>
      <w:r>
        <w:rPr>
          <w:rFonts w:ascii="Times New Roman" w:hAnsi="Times New Roman" w:cs="Times New Roman"/>
          <w:sz w:val="24"/>
          <w:szCs w:val="24"/>
        </w:rPr>
        <w:t xml:space="preserve">(reduces error rate) in disturbance response </w:t>
      </w:r>
      <w:r w:rsidRPr="00136C63">
        <w:rPr>
          <w:rFonts w:ascii="Times New Roman" w:hAnsi="Times New Roman" w:cs="Times New Roman"/>
          <w:sz w:val="24"/>
          <w:szCs w:val="24"/>
        </w:rPr>
        <w:t>before declining at extreme levels.</w:t>
      </w:r>
      <w:r>
        <w:rPr>
          <w:rFonts w:ascii="Times New Roman" w:hAnsi="Times New Roman" w:cs="Times New Roman"/>
          <w:sz w:val="24"/>
          <w:szCs w:val="24"/>
        </w:rPr>
        <w:t xml:space="preserve"> </w:t>
      </w:r>
      <w:r w:rsidRPr="003E530E">
        <w:rPr>
          <w:rFonts w:ascii="Times New Roman" w:hAnsi="Times New Roman" w:cs="Times New Roman"/>
          <w:sz w:val="24"/>
          <w:szCs w:val="24"/>
        </w:rPr>
        <w:t>Similarly, higher muscle coactivation</w:t>
      </w:r>
      <w:r>
        <w:rPr>
          <w:rFonts w:ascii="Times New Roman" w:hAnsi="Times New Roman" w:cs="Times New Roman"/>
          <w:sz w:val="24"/>
          <w:szCs w:val="24"/>
        </w:rPr>
        <w:t xml:space="preserve"> </w:t>
      </w:r>
      <w:r w:rsidRPr="003E530E">
        <w:rPr>
          <w:rFonts w:ascii="Times New Roman" w:hAnsi="Times New Roman" w:cs="Times New Roman"/>
          <w:sz w:val="24"/>
          <w:szCs w:val="24"/>
        </w:rPr>
        <w:t>levels lead to increased metabolic cost.</w:t>
      </w:r>
      <w:r w:rsidR="005A3D38">
        <w:rPr>
          <w:rFonts w:ascii="Times New Roman" w:hAnsi="Times New Roman" w:cs="Times New Roman"/>
          <w:sz w:val="24"/>
          <w:szCs w:val="24"/>
        </w:rPr>
        <w:t xml:space="preserve"> </w:t>
      </w:r>
      <w:r w:rsidR="005A3D38" w:rsidRPr="005A3D38">
        <w:rPr>
          <w:rFonts w:ascii="Times New Roman" w:hAnsi="Times New Roman" w:cs="Times New Roman"/>
          <w:sz w:val="24"/>
          <w:szCs w:val="24"/>
        </w:rPr>
        <w:t>At low</w:t>
      </w:r>
      <w:r w:rsidR="005A3D38">
        <w:rPr>
          <w:rFonts w:ascii="Times New Roman" w:hAnsi="Times New Roman" w:cs="Times New Roman"/>
          <w:sz w:val="24"/>
          <w:szCs w:val="24"/>
        </w:rPr>
        <w:t>est</w:t>
      </w:r>
      <w:r w:rsidR="005A3D38" w:rsidRPr="005A3D38">
        <w:rPr>
          <w:rFonts w:ascii="Times New Roman" w:hAnsi="Times New Roman" w:cs="Times New Roman"/>
          <w:sz w:val="24"/>
          <w:szCs w:val="24"/>
        </w:rPr>
        <w:t xml:space="preserve"> coactivation levels </w:t>
      </w:r>
      <w:r w:rsidR="005A3D38">
        <w:rPr>
          <w:rFonts w:ascii="Times New Roman" w:hAnsi="Times New Roman" w:cs="Times New Roman"/>
          <w:sz w:val="24"/>
          <w:szCs w:val="24"/>
        </w:rPr>
        <w:t>(</w:t>
      </w:r>
      <w:r w:rsidR="005A3D38" w:rsidRPr="005A3D38">
        <w:rPr>
          <w:rFonts w:ascii="Times New Roman" w:hAnsi="Times New Roman" w:cs="Times New Roman"/>
          <w:sz w:val="24"/>
          <w:szCs w:val="24"/>
        </w:rPr>
        <w:t>0.5x</w:t>
      </w:r>
      <w:r w:rsidR="005A3D38">
        <w:rPr>
          <w:rFonts w:ascii="Times New Roman" w:hAnsi="Times New Roman" w:cs="Times New Roman"/>
          <w:sz w:val="24"/>
          <w:szCs w:val="24"/>
        </w:rPr>
        <w:t>)</w:t>
      </w:r>
      <w:r w:rsidR="005A3D38" w:rsidRPr="005A3D38">
        <w:rPr>
          <w:rFonts w:ascii="Times New Roman" w:hAnsi="Times New Roman" w:cs="Times New Roman"/>
          <w:sz w:val="24"/>
          <w:szCs w:val="24"/>
        </w:rPr>
        <w:t xml:space="preserve">, </w:t>
      </w:r>
      <w:r w:rsidR="005A3D38">
        <w:rPr>
          <w:rFonts w:ascii="Times New Roman" w:hAnsi="Times New Roman" w:cs="Times New Roman"/>
          <w:sz w:val="24"/>
          <w:szCs w:val="24"/>
        </w:rPr>
        <w:t xml:space="preserve">the metabolic cost was about 125 W, while at the self-selected level (1x) the metabolic cost was lower, averaging about 120 W. </w:t>
      </w:r>
      <w:r w:rsidR="005A3D38" w:rsidRPr="005A3D38">
        <w:rPr>
          <w:rFonts w:ascii="Times New Roman" w:hAnsi="Times New Roman" w:cs="Times New Roman"/>
          <w:sz w:val="24"/>
          <w:szCs w:val="24"/>
        </w:rPr>
        <w:t xml:space="preserve">However, as coactivation </w:t>
      </w:r>
      <w:r w:rsidR="005A3D38">
        <w:rPr>
          <w:rFonts w:ascii="Times New Roman" w:hAnsi="Times New Roman" w:cs="Times New Roman"/>
          <w:sz w:val="24"/>
          <w:szCs w:val="24"/>
        </w:rPr>
        <w:t xml:space="preserve">further </w:t>
      </w:r>
      <w:r w:rsidR="005A3D38" w:rsidRPr="005A3D38">
        <w:rPr>
          <w:rFonts w:ascii="Times New Roman" w:hAnsi="Times New Roman" w:cs="Times New Roman"/>
          <w:sz w:val="24"/>
          <w:szCs w:val="24"/>
        </w:rPr>
        <w:t>increase</w:t>
      </w:r>
      <w:r w:rsidR="005A3D38">
        <w:rPr>
          <w:rFonts w:ascii="Times New Roman" w:hAnsi="Times New Roman" w:cs="Times New Roman"/>
          <w:sz w:val="24"/>
          <w:szCs w:val="24"/>
        </w:rPr>
        <w:t>s</w:t>
      </w:r>
      <w:r w:rsidR="005A3D38" w:rsidRPr="005A3D38">
        <w:rPr>
          <w:rFonts w:ascii="Times New Roman" w:hAnsi="Times New Roman" w:cs="Times New Roman"/>
          <w:sz w:val="24"/>
          <w:szCs w:val="24"/>
        </w:rPr>
        <w:t xml:space="preserve">, </w:t>
      </w:r>
      <w:r w:rsidR="005A3D38">
        <w:rPr>
          <w:rFonts w:ascii="Times New Roman" w:hAnsi="Times New Roman" w:cs="Times New Roman"/>
          <w:sz w:val="24"/>
          <w:szCs w:val="24"/>
        </w:rPr>
        <w:t xml:space="preserve">the </w:t>
      </w:r>
      <w:r w:rsidR="005A3D38" w:rsidRPr="005A3D38">
        <w:rPr>
          <w:rFonts w:ascii="Times New Roman" w:hAnsi="Times New Roman" w:cs="Times New Roman"/>
          <w:sz w:val="24"/>
          <w:szCs w:val="24"/>
        </w:rPr>
        <w:t>metabolic cost rose steadily, reaching approximately 1</w:t>
      </w:r>
      <w:r w:rsidR="005A3D38">
        <w:rPr>
          <w:rFonts w:ascii="Times New Roman" w:hAnsi="Times New Roman" w:cs="Times New Roman"/>
          <w:sz w:val="24"/>
          <w:szCs w:val="24"/>
        </w:rPr>
        <w:t>25</w:t>
      </w:r>
      <w:r w:rsidR="005A3D38" w:rsidRPr="005A3D38">
        <w:rPr>
          <w:rFonts w:ascii="Times New Roman" w:hAnsi="Times New Roman" w:cs="Times New Roman"/>
          <w:sz w:val="24"/>
          <w:szCs w:val="24"/>
        </w:rPr>
        <w:t xml:space="preserve"> W at 2x, 1</w:t>
      </w:r>
      <w:r w:rsidR="005A3D38">
        <w:rPr>
          <w:rFonts w:ascii="Times New Roman" w:hAnsi="Times New Roman" w:cs="Times New Roman"/>
          <w:sz w:val="24"/>
          <w:szCs w:val="24"/>
        </w:rPr>
        <w:t>33</w:t>
      </w:r>
      <w:r w:rsidR="005A3D38" w:rsidRPr="005A3D38">
        <w:rPr>
          <w:rFonts w:ascii="Times New Roman" w:hAnsi="Times New Roman" w:cs="Times New Roman"/>
          <w:sz w:val="24"/>
          <w:szCs w:val="24"/>
        </w:rPr>
        <w:t xml:space="preserve"> W at 4x,</w:t>
      </w:r>
      <w:r w:rsidR="005A3D38">
        <w:rPr>
          <w:rFonts w:ascii="Times New Roman" w:hAnsi="Times New Roman" w:cs="Times New Roman"/>
          <w:sz w:val="24"/>
          <w:szCs w:val="24"/>
        </w:rPr>
        <w:t xml:space="preserve"> 140 W at 8x</w:t>
      </w:r>
      <w:r w:rsidR="005A3D38" w:rsidRPr="005A3D38">
        <w:rPr>
          <w:rFonts w:ascii="Times New Roman" w:hAnsi="Times New Roman" w:cs="Times New Roman"/>
          <w:sz w:val="24"/>
          <w:szCs w:val="24"/>
        </w:rPr>
        <w:t xml:space="preserve"> and 1</w:t>
      </w:r>
      <w:r w:rsidR="005A3D38">
        <w:rPr>
          <w:rFonts w:ascii="Times New Roman" w:hAnsi="Times New Roman" w:cs="Times New Roman"/>
          <w:sz w:val="24"/>
          <w:szCs w:val="24"/>
        </w:rPr>
        <w:t>5</w:t>
      </w:r>
      <w:r w:rsidR="005A3D38" w:rsidRPr="005A3D38">
        <w:rPr>
          <w:rFonts w:ascii="Times New Roman" w:hAnsi="Times New Roman" w:cs="Times New Roman"/>
          <w:sz w:val="24"/>
          <w:szCs w:val="24"/>
        </w:rPr>
        <w:t>0 W at 16x.</w:t>
      </w:r>
      <w:r w:rsidR="005A3D38">
        <w:rPr>
          <w:rFonts w:ascii="Times New Roman" w:hAnsi="Times New Roman" w:cs="Times New Roman"/>
          <w:sz w:val="24"/>
          <w:szCs w:val="24"/>
        </w:rPr>
        <w:t xml:space="preserve"> T</w:t>
      </w:r>
      <w:r w:rsidR="005A3D38" w:rsidRPr="005A3D38">
        <w:rPr>
          <w:rFonts w:ascii="Times New Roman" w:hAnsi="Times New Roman" w:cs="Times New Roman"/>
          <w:sz w:val="24"/>
          <w:szCs w:val="24"/>
        </w:rPr>
        <w:t>he overall trend suggests a trade-off</w:t>
      </w:r>
      <w:r w:rsidR="002432D1">
        <w:rPr>
          <w:rFonts w:ascii="Times New Roman" w:hAnsi="Times New Roman" w:cs="Times New Roman"/>
          <w:sz w:val="24"/>
          <w:szCs w:val="24"/>
        </w:rPr>
        <w:t xml:space="preserve">, that </w:t>
      </w:r>
      <w:r w:rsidR="005A3D38" w:rsidRPr="005A3D38">
        <w:rPr>
          <w:rFonts w:ascii="Times New Roman" w:hAnsi="Times New Roman" w:cs="Times New Roman"/>
          <w:sz w:val="24"/>
          <w:szCs w:val="24"/>
        </w:rPr>
        <w:t>while increasing coactivation improves performance, it also results in higher energy expenditure.</w:t>
      </w:r>
    </w:p>
    <w:p w14:paraId="4CCAE1BC" w14:textId="0D1BFF5F" w:rsidR="00176021" w:rsidRPr="00127F9F" w:rsidRDefault="00176021" w:rsidP="00127F9F">
      <w:pPr>
        <w:tabs>
          <w:tab w:val="left" w:pos="2302"/>
        </w:tabs>
        <w:rPr>
          <w:rFonts w:ascii="Times New Roman" w:hAnsi="Times New Roman" w:cs="Times New Roman"/>
          <w:b/>
          <w:bCs/>
          <w:sz w:val="24"/>
          <w:szCs w:val="24"/>
        </w:rPr>
      </w:pPr>
      <w:r w:rsidRPr="0091097C">
        <w:rPr>
          <w:rFonts w:ascii="Times New Roman" w:hAnsi="Times New Roman" w:cs="Times New Roman"/>
          <w:b/>
          <w:bCs/>
          <w:sz w:val="24"/>
          <w:szCs w:val="24"/>
        </w:rPr>
        <w:t>Table 1</w:t>
      </w:r>
      <w:r w:rsidR="00127F9F">
        <w:rPr>
          <w:rFonts w:ascii="Times New Roman" w:hAnsi="Times New Roman" w:cs="Times New Roman"/>
          <w:b/>
          <w:bCs/>
          <w:sz w:val="24"/>
          <w:szCs w:val="24"/>
        </w:rPr>
        <w:t xml:space="preserve">. </w:t>
      </w:r>
      <w:r w:rsidRPr="00127F9F">
        <w:rPr>
          <w:rFonts w:ascii="Times New Roman" w:hAnsi="Times New Roman" w:cs="Times New Roman"/>
          <w:sz w:val="24"/>
          <w:szCs w:val="24"/>
        </w:rPr>
        <w:t>Exponential Model Fit Results across Various Conditions and Coactivation Levels (0.5, 1, 2, and 4x)</w:t>
      </w:r>
    </w:p>
    <w:tbl>
      <w:tblPr>
        <w:tblStyle w:val="TableGrid"/>
        <w:tblW w:w="0" w:type="auto"/>
        <w:jc w:val="center"/>
        <w:tblLook w:val="04A0" w:firstRow="1" w:lastRow="0" w:firstColumn="1" w:lastColumn="0" w:noHBand="0" w:noVBand="1"/>
      </w:tblPr>
      <w:tblGrid>
        <w:gridCol w:w="2552"/>
        <w:gridCol w:w="1419"/>
        <w:gridCol w:w="876"/>
        <w:gridCol w:w="1508"/>
        <w:gridCol w:w="1158"/>
        <w:gridCol w:w="1847"/>
      </w:tblGrid>
      <w:tr w:rsidR="00176021" w14:paraId="50C6D556" w14:textId="77777777" w:rsidTr="0018783C">
        <w:trPr>
          <w:jc w:val="center"/>
        </w:trPr>
        <w:tc>
          <w:tcPr>
            <w:tcW w:w="2552" w:type="dxa"/>
            <w:tcBorders>
              <w:left w:val="nil"/>
              <w:bottom w:val="single" w:sz="4" w:space="0" w:color="auto"/>
              <w:right w:val="nil"/>
            </w:tcBorders>
            <w:vAlign w:val="center"/>
          </w:tcPr>
          <w:p w14:paraId="1E42CA42" w14:textId="77777777" w:rsidR="00176021" w:rsidRDefault="00176021"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Condition</w:t>
            </w:r>
          </w:p>
        </w:tc>
        <w:tc>
          <w:tcPr>
            <w:tcW w:w="1419" w:type="dxa"/>
            <w:tcBorders>
              <w:left w:val="nil"/>
              <w:bottom w:val="single" w:sz="4" w:space="0" w:color="auto"/>
              <w:right w:val="nil"/>
            </w:tcBorders>
            <w:vAlign w:val="center"/>
          </w:tcPr>
          <w:p w14:paraId="0355FB1B" w14:textId="77777777" w:rsidR="00176021" w:rsidRDefault="00176021"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r-squared</w:t>
            </w:r>
          </w:p>
        </w:tc>
        <w:tc>
          <w:tcPr>
            <w:tcW w:w="876" w:type="dxa"/>
            <w:tcBorders>
              <w:left w:val="nil"/>
              <w:bottom w:val="single" w:sz="4" w:space="0" w:color="auto"/>
              <w:right w:val="nil"/>
            </w:tcBorders>
            <w:vAlign w:val="center"/>
          </w:tcPr>
          <w:p w14:paraId="148EE5F8" w14:textId="77777777" w:rsidR="00176021" w:rsidRDefault="00176021"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SSE</w:t>
            </w:r>
          </w:p>
        </w:tc>
        <w:tc>
          <w:tcPr>
            <w:tcW w:w="1508" w:type="dxa"/>
            <w:tcBorders>
              <w:left w:val="nil"/>
              <w:bottom w:val="single" w:sz="4" w:space="0" w:color="auto"/>
              <w:right w:val="nil"/>
            </w:tcBorders>
            <w:vAlign w:val="center"/>
          </w:tcPr>
          <w:p w14:paraId="4919268C" w14:textId="77777777" w:rsidR="00176021" w:rsidRDefault="00176021"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a</w:t>
            </w:r>
          </w:p>
        </w:tc>
        <w:tc>
          <w:tcPr>
            <w:tcW w:w="1158" w:type="dxa"/>
            <w:tcBorders>
              <w:left w:val="nil"/>
              <w:bottom w:val="single" w:sz="4" w:space="0" w:color="auto"/>
              <w:right w:val="nil"/>
            </w:tcBorders>
            <w:vAlign w:val="center"/>
          </w:tcPr>
          <w:p w14:paraId="64E89F53" w14:textId="0628C9DF" w:rsidR="00176021" w:rsidRDefault="00873AD6"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B</w:t>
            </w:r>
          </w:p>
        </w:tc>
        <w:tc>
          <w:tcPr>
            <w:tcW w:w="1847" w:type="dxa"/>
            <w:tcBorders>
              <w:left w:val="nil"/>
              <w:bottom w:val="single" w:sz="4" w:space="0" w:color="auto"/>
              <w:right w:val="nil"/>
            </w:tcBorders>
            <w:vAlign w:val="center"/>
          </w:tcPr>
          <w:p w14:paraId="4B352485" w14:textId="77777777" w:rsidR="00176021" w:rsidRDefault="00176021"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CI</w:t>
            </w:r>
          </w:p>
        </w:tc>
      </w:tr>
      <w:tr w:rsidR="00176021" w14:paraId="0F6C9F35" w14:textId="77777777" w:rsidTr="0018783C">
        <w:trPr>
          <w:jc w:val="center"/>
        </w:trPr>
        <w:tc>
          <w:tcPr>
            <w:tcW w:w="2552" w:type="dxa"/>
            <w:tcBorders>
              <w:left w:val="nil"/>
              <w:bottom w:val="nil"/>
              <w:right w:val="nil"/>
            </w:tcBorders>
            <w:vAlign w:val="center"/>
          </w:tcPr>
          <w:p w14:paraId="76F327F8" w14:textId="77777777" w:rsidR="00176021" w:rsidRDefault="00176021" w:rsidP="0019323D">
            <w:pPr>
              <w:tabs>
                <w:tab w:val="left" w:pos="2302"/>
              </w:tabs>
              <w:rPr>
                <w:rFonts w:ascii="Times New Roman" w:hAnsi="Times New Roman" w:cs="Times New Roman"/>
                <w:sz w:val="24"/>
                <w:szCs w:val="24"/>
              </w:rPr>
            </w:pPr>
            <w:r w:rsidRPr="0045743C">
              <w:rPr>
                <w:rFonts w:ascii="Times New Roman" w:hAnsi="Times New Roman" w:cs="Times New Roman"/>
                <w:sz w:val="24"/>
                <w:szCs w:val="24"/>
              </w:rPr>
              <w:t>Flexion Average Elbow Angle</w:t>
            </w:r>
          </w:p>
        </w:tc>
        <w:tc>
          <w:tcPr>
            <w:tcW w:w="1419" w:type="dxa"/>
            <w:tcBorders>
              <w:left w:val="nil"/>
              <w:bottom w:val="nil"/>
              <w:right w:val="nil"/>
            </w:tcBorders>
            <w:vAlign w:val="center"/>
          </w:tcPr>
          <w:p w14:paraId="69514C3A" w14:textId="77777777" w:rsidR="00176021" w:rsidRDefault="00176021" w:rsidP="001878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0.86</w:t>
            </w:r>
          </w:p>
        </w:tc>
        <w:tc>
          <w:tcPr>
            <w:tcW w:w="876" w:type="dxa"/>
            <w:tcBorders>
              <w:left w:val="nil"/>
              <w:bottom w:val="nil"/>
              <w:right w:val="nil"/>
            </w:tcBorders>
            <w:vAlign w:val="center"/>
          </w:tcPr>
          <w:p w14:paraId="6EE64614" w14:textId="77777777" w:rsidR="00176021" w:rsidRDefault="00176021" w:rsidP="001878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0.0</w:t>
            </w:r>
            <w:r>
              <w:rPr>
                <w:rFonts w:ascii="Times New Roman" w:hAnsi="Times New Roman" w:cs="Times New Roman"/>
                <w:sz w:val="24"/>
                <w:szCs w:val="24"/>
              </w:rPr>
              <w:t>4</w:t>
            </w:r>
          </w:p>
        </w:tc>
        <w:tc>
          <w:tcPr>
            <w:tcW w:w="1508" w:type="dxa"/>
            <w:tcBorders>
              <w:left w:val="nil"/>
              <w:bottom w:val="nil"/>
              <w:right w:val="nil"/>
            </w:tcBorders>
            <w:vAlign w:val="center"/>
          </w:tcPr>
          <w:p w14:paraId="131B5485" w14:textId="77777777" w:rsidR="00176021" w:rsidRDefault="00176021" w:rsidP="001878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2.6</w:t>
            </w:r>
            <w:r>
              <w:rPr>
                <w:rFonts w:ascii="Times New Roman" w:hAnsi="Times New Roman" w:cs="Times New Roman"/>
                <w:sz w:val="24"/>
                <w:szCs w:val="24"/>
              </w:rPr>
              <w:t>2</w:t>
            </w:r>
          </w:p>
        </w:tc>
        <w:tc>
          <w:tcPr>
            <w:tcW w:w="1158" w:type="dxa"/>
            <w:tcBorders>
              <w:left w:val="nil"/>
              <w:bottom w:val="nil"/>
              <w:right w:val="nil"/>
            </w:tcBorders>
            <w:vAlign w:val="center"/>
          </w:tcPr>
          <w:p w14:paraId="1A86317C" w14:textId="77777777" w:rsidR="00176021" w:rsidRDefault="00176021" w:rsidP="001878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-0.05</w:t>
            </w:r>
          </w:p>
        </w:tc>
        <w:tc>
          <w:tcPr>
            <w:tcW w:w="1847" w:type="dxa"/>
            <w:tcBorders>
              <w:left w:val="nil"/>
              <w:bottom w:val="nil"/>
              <w:right w:val="nil"/>
            </w:tcBorders>
            <w:vAlign w:val="center"/>
          </w:tcPr>
          <w:p w14:paraId="29251A3F" w14:textId="77777777" w:rsidR="00176021" w:rsidRDefault="00176021" w:rsidP="001878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(1.9</w:t>
            </w:r>
            <w:r>
              <w:rPr>
                <w:rFonts w:ascii="Times New Roman" w:hAnsi="Times New Roman" w:cs="Times New Roman"/>
                <w:sz w:val="24"/>
                <w:szCs w:val="24"/>
              </w:rPr>
              <w:t>3</w:t>
            </w:r>
            <w:r w:rsidRPr="008A6C69">
              <w:rPr>
                <w:rFonts w:ascii="Times New Roman" w:hAnsi="Times New Roman" w:cs="Times New Roman"/>
                <w:sz w:val="24"/>
                <w:szCs w:val="24"/>
              </w:rPr>
              <w:t>, 3.30)</w:t>
            </w:r>
          </w:p>
        </w:tc>
      </w:tr>
      <w:tr w:rsidR="00176021" w14:paraId="53918B5E" w14:textId="77777777" w:rsidTr="0018783C">
        <w:trPr>
          <w:jc w:val="center"/>
        </w:trPr>
        <w:tc>
          <w:tcPr>
            <w:tcW w:w="2552" w:type="dxa"/>
            <w:tcBorders>
              <w:top w:val="nil"/>
              <w:left w:val="nil"/>
              <w:bottom w:val="nil"/>
              <w:right w:val="nil"/>
            </w:tcBorders>
            <w:vAlign w:val="center"/>
          </w:tcPr>
          <w:p w14:paraId="55247032" w14:textId="77777777" w:rsidR="00176021" w:rsidRDefault="00176021" w:rsidP="0019323D">
            <w:pPr>
              <w:tabs>
                <w:tab w:val="left" w:pos="2302"/>
              </w:tabs>
              <w:rPr>
                <w:rFonts w:ascii="Times New Roman" w:hAnsi="Times New Roman" w:cs="Times New Roman"/>
                <w:sz w:val="24"/>
                <w:szCs w:val="24"/>
              </w:rPr>
            </w:pPr>
            <w:r>
              <w:rPr>
                <w:rFonts w:ascii="Times New Roman" w:hAnsi="Times New Roman" w:cs="Times New Roman"/>
                <w:sz w:val="24"/>
                <w:szCs w:val="24"/>
              </w:rPr>
              <w:t>Average Movement Time</w:t>
            </w:r>
          </w:p>
        </w:tc>
        <w:tc>
          <w:tcPr>
            <w:tcW w:w="1419" w:type="dxa"/>
            <w:tcBorders>
              <w:top w:val="nil"/>
              <w:left w:val="nil"/>
              <w:bottom w:val="nil"/>
              <w:right w:val="nil"/>
            </w:tcBorders>
            <w:vAlign w:val="center"/>
          </w:tcPr>
          <w:p w14:paraId="71F113FD" w14:textId="77777777" w:rsidR="00176021" w:rsidRDefault="00176021" w:rsidP="001878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0.</w:t>
            </w:r>
            <w:r>
              <w:rPr>
                <w:rFonts w:ascii="Times New Roman" w:hAnsi="Times New Roman" w:cs="Times New Roman"/>
                <w:sz w:val="24"/>
                <w:szCs w:val="24"/>
              </w:rPr>
              <w:t>80</w:t>
            </w:r>
          </w:p>
        </w:tc>
        <w:tc>
          <w:tcPr>
            <w:tcW w:w="876" w:type="dxa"/>
            <w:tcBorders>
              <w:top w:val="nil"/>
              <w:left w:val="nil"/>
              <w:bottom w:val="nil"/>
              <w:right w:val="nil"/>
            </w:tcBorders>
            <w:vAlign w:val="center"/>
          </w:tcPr>
          <w:p w14:paraId="4898CB58" w14:textId="77777777" w:rsidR="00176021" w:rsidRDefault="00176021" w:rsidP="001878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2011</w:t>
            </w:r>
          </w:p>
        </w:tc>
        <w:tc>
          <w:tcPr>
            <w:tcW w:w="1508" w:type="dxa"/>
            <w:tcBorders>
              <w:top w:val="nil"/>
              <w:left w:val="nil"/>
              <w:bottom w:val="nil"/>
              <w:right w:val="nil"/>
            </w:tcBorders>
            <w:vAlign w:val="center"/>
          </w:tcPr>
          <w:p w14:paraId="28BDC151" w14:textId="77777777" w:rsidR="00176021" w:rsidRDefault="00176021" w:rsidP="001878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448.2</w:t>
            </w:r>
            <w:r>
              <w:rPr>
                <w:rFonts w:ascii="Times New Roman" w:hAnsi="Times New Roman" w:cs="Times New Roman"/>
                <w:sz w:val="24"/>
                <w:szCs w:val="24"/>
              </w:rPr>
              <w:t>0</w:t>
            </w:r>
          </w:p>
        </w:tc>
        <w:tc>
          <w:tcPr>
            <w:tcW w:w="1158" w:type="dxa"/>
            <w:tcBorders>
              <w:top w:val="nil"/>
              <w:left w:val="nil"/>
              <w:bottom w:val="nil"/>
              <w:right w:val="nil"/>
            </w:tcBorders>
            <w:vAlign w:val="center"/>
          </w:tcPr>
          <w:p w14:paraId="12AE0BCF" w14:textId="77777777" w:rsidR="00176021" w:rsidRDefault="00176021" w:rsidP="001878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-0.05</w:t>
            </w:r>
          </w:p>
        </w:tc>
        <w:tc>
          <w:tcPr>
            <w:tcW w:w="1847" w:type="dxa"/>
            <w:tcBorders>
              <w:top w:val="nil"/>
              <w:left w:val="nil"/>
              <w:bottom w:val="nil"/>
              <w:right w:val="nil"/>
            </w:tcBorders>
            <w:vAlign w:val="center"/>
          </w:tcPr>
          <w:p w14:paraId="3A07AD56" w14:textId="77777777" w:rsidR="00176021" w:rsidRDefault="00176021" w:rsidP="0018783C">
            <w:pPr>
              <w:tabs>
                <w:tab w:val="left" w:pos="2302"/>
              </w:tabs>
              <w:jc w:val="center"/>
              <w:rPr>
                <w:rFonts w:ascii="Times New Roman" w:hAnsi="Times New Roman" w:cs="Times New Roman"/>
                <w:sz w:val="24"/>
                <w:szCs w:val="24"/>
              </w:rPr>
            </w:pPr>
            <w:r w:rsidRPr="008A6C69">
              <w:rPr>
                <w:rFonts w:ascii="Times New Roman" w:hAnsi="Times New Roman" w:cs="Times New Roman"/>
                <w:sz w:val="24"/>
                <w:szCs w:val="24"/>
              </w:rPr>
              <w:t>(292, 604.3)</w:t>
            </w:r>
          </w:p>
        </w:tc>
      </w:tr>
      <w:tr w:rsidR="00176021" w14:paraId="1BF33FFF" w14:textId="77777777" w:rsidTr="0018783C">
        <w:trPr>
          <w:jc w:val="center"/>
        </w:trPr>
        <w:tc>
          <w:tcPr>
            <w:tcW w:w="2552" w:type="dxa"/>
            <w:tcBorders>
              <w:top w:val="nil"/>
              <w:left w:val="nil"/>
              <w:bottom w:val="nil"/>
              <w:right w:val="nil"/>
            </w:tcBorders>
            <w:vAlign w:val="center"/>
          </w:tcPr>
          <w:p w14:paraId="119C67CC" w14:textId="77777777" w:rsidR="00176021" w:rsidRPr="006A0644" w:rsidRDefault="00176021" w:rsidP="0019323D">
            <w:pPr>
              <w:tabs>
                <w:tab w:val="left" w:pos="2302"/>
              </w:tabs>
              <w:rPr>
                <w:rFonts w:ascii="Times New Roman" w:hAnsi="Times New Roman" w:cs="Times New Roman"/>
                <w:sz w:val="24"/>
                <w:szCs w:val="24"/>
                <w:lang w:val="fr-CA"/>
              </w:rPr>
            </w:pPr>
            <w:r w:rsidRPr="006A0644">
              <w:rPr>
                <w:rFonts w:ascii="Times New Roman" w:hAnsi="Times New Roman" w:cs="Times New Roman"/>
                <w:sz w:val="24"/>
                <w:szCs w:val="24"/>
                <w:lang w:val="fr-CA"/>
              </w:rPr>
              <w:t xml:space="preserve">Extension </w:t>
            </w:r>
            <w:proofErr w:type="spellStart"/>
            <w:r w:rsidRPr="006A0644">
              <w:rPr>
                <w:rFonts w:ascii="Times New Roman" w:hAnsi="Times New Roman" w:cs="Times New Roman"/>
                <w:sz w:val="24"/>
                <w:szCs w:val="24"/>
                <w:lang w:val="fr-CA"/>
              </w:rPr>
              <w:t>Average</w:t>
            </w:r>
            <w:proofErr w:type="spellEnd"/>
            <w:r w:rsidRPr="006A0644">
              <w:rPr>
                <w:rFonts w:ascii="Times New Roman" w:hAnsi="Times New Roman" w:cs="Times New Roman"/>
                <w:sz w:val="24"/>
                <w:szCs w:val="24"/>
                <w:lang w:val="fr-CA"/>
              </w:rPr>
              <w:t xml:space="preserve"> </w:t>
            </w:r>
            <w:proofErr w:type="spellStart"/>
            <w:r w:rsidRPr="006A0644">
              <w:rPr>
                <w:rFonts w:ascii="Times New Roman" w:hAnsi="Times New Roman" w:cs="Times New Roman"/>
                <w:sz w:val="24"/>
                <w:szCs w:val="24"/>
                <w:lang w:val="fr-CA"/>
              </w:rPr>
              <w:t>Elbow</w:t>
            </w:r>
            <w:proofErr w:type="spellEnd"/>
            <w:r w:rsidRPr="006A0644">
              <w:rPr>
                <w:rFonts w:ascii="Times New Roman" w:hAnsi="Times New Roman" w:cs="Times New Roman"/>
                <w:sz w:val="24"/>
                <w:szCs w:val="24"/>
                <w:lang w:val="fr-CA"/>
              </w:rPr>
              <w:t xml:space="preserve"> Angle</w:t>
            </w:r>
          </w:p>
        </w:tc>
        <w:tc>
          <w:tcPr>
            <w:tcW w:w="1419" w:type="dxa"/>
            <w:tcBorders>
              <w:top w:val="nil"/>
              <w:left w:val="nil"/>
              <w:bottom w:val="nil"/>
              <w:right w:val="nil"/>
            </w:tcBorders>
            <w:vAlign w:val="center"/>
          </w:tcPr>
          <w:p w14:paraId="3846BE00" w14:textId="77777777" w:rsidR="00176021" w:rsidRDefault="00176021" w:rsidP="0018783C">
            <w:pPr>
              <w:tabs>
                <w:tab w:val="left" w:pos="2302"/>
              </w:tabs>
              <w:jc w:val="center"/>
              <w:rPr>
                <w:rFonts w:ascii="Times New Roman" w:hAnsi="Times New Roman" w:cs="Times New Roman"/>
                <w:sz w:val="24"/>
                <w:szCs w:val="24"/>
              </w:rPr>
            </w:pPr>
            <w:r w:rsidRPr="00BD1EC2">
              <w:rPr>
                <w:rFonts w:ascii="Times New Roman" w:hAnsi="Times New Roman" w:cs="Times New Roman"/>
                <w:sz w:val="24"/>
                <w:szCs w:val="24"/>
              </w:rPr>
              <w:t>0.6</w:t>
            </w:r>
            <w:r>
              <w:rPr>
                <w:rFonts w:ascii="Times New Roman" w:hAnsi="Times New Roman" w:cs="Times New Roman"/>
                <w:sz w:val="24"/>
                <w:szCs w:val="24"/>
              </w:rPr>
              <w:t>1</w:t>
            </w:r>
          </w:p>
        </w:tc>
        <w:tc>
          <w:tcPr>
            <w:tcW w:w="876" w:type="dxa"/>
            <w:tcBorders>
              <w:top w:val="nil"/>
              <w:left w:val="nil"/>
              <w:bottom w:val="nil"/>
              <w:right w:val="nil"/>
            </w:tcBorders>
            <w:vAlign w:val="center"/>
          </w:tcPr>
          <w:p w14:paraId="0CF3C505" w14:textId="77777777" w:rsidR="00176021" w:rsidRDefault="00176021" w:rsidP="0018783C">
            <w:pPr>
              <w:tabs>
                <w:tab w:val="left" w:pos="2302"/>
              </w:tabs>
              <w:jc w:val="center"/>
              <w:rPr>
                <w:rFonts w:ascii="Times New Roman" w:hAnsi="Times New Roman" w:cs="Times New Roman"/>
                <w:sz w:val="24"/>
                <w:szCs w:val="24"/>
              </w:rPr>
            </w:pPr>
            <w:r w:rsidRPr="00BD1EC2">
              <w:rPr>
                <w:rFonts w:ascii="Times New Roman" w:hAnsi="Times New Roman" w:cs="Times New Roman"/>
                <w:sz w:val="24"/>
                <w:szCs w:val="24"/>
              </w:rPr>
              <w:t>4.4</w:t>
            </w:r>
            <w:r>
              <w:rPr>
                <w:rFonts w:ascii="Times New Roman" w:hAnsi="Times New Roman" w:cs="Times New Roman"/>
                <w:sz w:val="24"/>
                <w:szCs w:val="24"/>
              </w:rPr>
              <w:t>5</w:t>
            </w:r>
          </w:p>
        </w:tc>
        <w:tc>
          <w:tcPr>
            <w:tcW w:w="1508" w:type="dxa"/>
            <w:tcBorders>
              <w:top w:val="nil"/>
              <w:left w:val="nil"/>
              <w:bottom w:val="nil"/>
              <w:right w:val="nil"/>
            </w:tcBorders>
            <w:vAlign w:val="center"/>
          </w:tcPr>
          <w:p w14:paraId="7ED9FB13" w14:textId="77777777" w:rsidR="00176021" w:rsidRDefault="00176021" w:rsidP="0018783C">
            <w:pPr>
              <w:tabs>
                <w:tab w:val="left" w:pos="2302"/>
              </w:tabs>
              <w:jc w:val="center"/>
              <w:rPr>
                <w:rFonts w:ascii="Times New Roman" w:hAnsi="Times New Roman" w:cs="Times New Roman"/>
                <w:sz w:val="24"/>
                <w:szCs w:val="24"/>
              </w:rPr>
            </w:pPr>
            <w:r w:rsidRPr="00BD1EC2">
              <w:rPr>
                <w:rFonts w:ascii="Times New Roman" w:hAnsi="Times New Roman" w:cs="Times New Roman"/>
                <w:sz w:val="24"/>
                <w:szCs w:val="24"/>
              </w:rPr>
              <w:t>-14.16</w:t>
            </w:r>
          </w:p>
        </w:tc>
        <w:tc>
          <w:tcPr>
            <w:tcW w:w="1158" w:type="dxa"/>
            <w:tcBorders>
              <w:top w:val="nil"/>
              <w:left w:val="nil"/>
              <w:bottom w:val="nil"/>
              <w:right w:val="nil"/>
            </w:tcBorders>
            <w:vAlign w:val="center"/>
          </w:tcPr>
          <w:p w14:paraId="0B81F2D4" w14:textId="77777777" w:rsidR="00176021" w:rsidRDefault="00176021" w:rsidP="0018783C">
            <w:pPr>
              <w:tabs>
                <w:tab w:val="left" w:pos="2302"/>
              </w:tabs>
              <w:jc w:val="center"/>
              <w:rPr>
                <w:rFonts w:ascii="Times New Roman" w:hAnsi="Times New Roman" w:cs="Times New Roman"/>
                <w:sz w:val="24"/>
                <w:szCs w:val="24"/>
              </w:rPr>
            </w:pPr>
            <w:r w:rsidRPr="00BD1EC2">
              <w:rPr>
                <w:rFonts w:ascii="Times New Roman" w:hAnsi="Times New Roman" w:cs="Times New Roman"/>
                <w:sz w:val="24"/>
                <w:szCs w:val="24"/>
              </w:rPr>
              <w:t>-0.0</w:t>
            </w:r>
            <w:r>
              <w:rPr>
                <w:rFonts w:ascii="Times New Roman" w:hAnsi="Times New Roman" w:cs="Times New Roman"/>
                <w:sz w:val="24"/>
                <w:szCs w:val="24"/>
              </w:rPr>
              <w:t>5</w:t>
            </w:r>
          </w:p>
        </w:tc>
        <w:tc>
          <w:tcPr>
            <w:tcW w:w="1847" w:type="dxa"/>
            <w:tcBorders>
              <w:top w:val="nil"/>
              <w:left w:val="nil"/>
              <w:bottom w:val="nil"/>
              <w:right w:val="nil"/>
            </w:tcBorders>
            <w:vAlign w:val="center"/>
          </w:tcPr>
          <w:p w14:paraId="134D6A49" w14:textId="77777777" w:rsidR="00176021" w:rsidRDefault="00176021" w:rsidP="0018783C">
            <w:pPr>
              <w:tabs>
                <w:tab w:val="left" w:pos="2302"/>
              </w:tabs>
              <w:jc w:val="center"/>
              <w:rPr>
                <w:rFonts w:ascii="Times New Roman" w:hAnsi="Times New Roman" w:cs="Times New Roman"/>
                <w:sz w:val="24"/>
                <w:szCs w:val="24"/>
              </w:rPr>
            </w:pPr>
            <w:r w:rsidRPr="00BD1EC2">
              <w:rPr>
                <w:rFonts w:ascii="Times New Roman" w:hAnsi="Times New Roman" w:cs="Times New Roman"/>
                <w:sz w:val="24"/>
                <w:szCs w:val="24"/>
              </w:rPr>
              <w:t>(-21.43, -6.</w:t>
            </w:r>
            <w:r>
              <w:rPr>
                <w:rFonts w:ascii="Times New Roman" w:hAnsi="Times New Roman" w:cs="Times New Roman"/>
                <w:sz w:val="24"/>
                <w:szCs w:val="24"/>
              </w:rPr>
              <w:t>90</w:t>
            </w:r>
            <w:r w:rsidRPr="00BD1EC2">
              <w:rPr>
                <w:rFonts w:ascii="Times New Roman" w:hAnsi="Times New Roman" w:cs="Times New Roman"/>
                <w:sz w:val="24"/>
                <w:szCs w:val="24"/>
              </w:rPr>
              <w:t>)</w:t>
            </w:r>
          </w:p>
        </w:tc>
      </w:tr>
      <w:tr w:rsidR="00176021" w14:paraId="425B60A5" w14:textId="77777777" w:rsidTr="0018783C">
        <w:trPr>
          <w:jc w:val="center"/>
        </w:trPr>
        <w:tc>
          <w:tcPr>
            <w:tcW w:w="2552" w:type="dxa"/>
            <w:tcBorders>
              <w:top w:val="nil"/>
              <w:left w:val="nil"/>
              <w:bottom w:val="nil"/>
              <w:right w:val="nil"/>
            </w:tcBorders>
            <w:vAlign w:val="center"/>
          </w:tcPr>
          <w:p w14:paraId="5DEAEC6E" w14:textId="77777777" w:rsidR="00176021" w:rsidRDefault="00176021" w:rsidP="0019323D">
            <w:pPr>
              <w:tabs>
                <w:tab w:val="left" w:pos="2302"/>
              </w:tabs>
              <w:rPr>
                <w:rFonts w:ascii="Times New Roman" w:hAnsi="Times New Roman" w:cs="Times New Roman"/>
                <w:sz w:val="24"/>
                <w:szCs w:val="24"/>
              </w:rPr>
            </w:pPr>
            <w:r>
              <w:rPr>
                <w:rFonts w:ascii="Times New Roman" w:hAnsi="Times New Roman" w:cs="Times New Roman"/>
                <w:sz w:val="24"/>
                <w:szCs w:val="24"/>
              </w:rPr>
              <w:t>Error Rate</w:t>
            </w:r>
          </w:p>
        </w:tc>
        <w:tc>
          <w:tcPr>
            <w:tcW w:w="1419" w:type="dxa"/>
            <w:tcBorders>
              <w:top w:val="nil"/>
              <w:left w:val="nil"/>
              <w:bottom w:val="nil"/>
              <w:right w:val="nil"/>
            </w:tcBorders>
            <w:vAlign w:val="center"/>
          </w:tcPr>
          <w:p w14:paraId="187D2D27" w14:textId="77777777" w:rsidR="00176021" w:rsidRDefault="00176021" w:rsidP="0018783C">
            <w:pPr>
              <w:tabs>
                <w:tab w:val="left" w:pos="2302"/>
              </w:tabs>
              <w:jc w:val="center"/>
              <w:rPr>
                <w:rFonts w:ascii="Times New Roman" w:hAnsi="Times New Roman" w:cs="Times New Roman"/>
                <w:sz w:val="24"/>
                <w:szCs w:val="24"/>
              </w:rPr>
            </w:pPr>
            <w:r w:rsidRPr="0091779A">
              <w:rPr>
                <w:rFonts w:ascii="Times New Roman" w:hAnsi="Times New Roman" w:cs="Times New Roman"/>
                <w:sz w:val="24"/>
                <w:szCs w:val="24"/>
              </w:rPr>
              <w:t>0.7</w:t>
            </w:r>
            <w:r>
              <w:rPr>
                <w:rFonts w:ascii="Times New Roman" w:hAnsi="Times New Roman" w:cs="Times New Roman"/>
                <w:sz w:val="24"/>
                <w:szCs w:val="24"/>
              </w:rPr>
              <w:t>8</w:t>
            </w:r>
          </w:p>
        </w:tc>
        <w:tc>
          <w:tcPr>
            <w:tcW w:w="876" w:type="dxa"/>
            <w:tcBorders>
              <w:top w:val="nil"/>
              <w:left w:val="nil"/>
              <w:bottom w:val="nil"/>
              <w:right w:val="nil"/>
            </w:tcBorders>
            <w:vAlign w:val="center"/>
          </w:tcPr>
          <w:p w14:paraId="1539E7F2" w14:textId="77777777" w:rsidR="00176021" w:rsidRDefault="00176021" w:rsidP="0018783C">
            <w:pPr>
              <w:tabs>
                <w:tab w:val="left" w:pos="2302"/>
              </w:tabs>
              <w:jc w:val="center"/>
              <w:rPr>
                <w:rFonts w:ascii="Times New Roman" w:hAnsi="Times New Roman" w:cs="Times New Roman"/>
                <w:sz w:val="24"/>
                <w:szCs w:val="24"/>
              </w:rPr>
            </w:pPr>
            <w:r w:rsidRPr="0091779A">
              <w:rPr>
                <w:rFonts w:ascii="Times New Roman" w:hAnsi="Times New Roman" w:cs="Times New Roman"/>
                <w:sz w:val="24"/>
                <w:szCs w:val="24"/>
              </w:rPr>
              <w:t>201.</w:t>
            </w:r>
            <w:r>
              <w:rPr>
                <w:rFonts w:ascii="Times New Roman" w:hAnsi="Times New Roman" w:cs="Times New Roman"/>
                <w:sz w:val="24"/>
                <w:szCs w:val="24"/>
              </w:rPr>
              <w:t>65</w:t>
            </w:r>
          </w:p>
        </w:tc>
        <w:tc>
          <w:tcPr>
            <w:tcW w:w="1508" w:type="dxa"/>
            <w:tcBorders>
              <w:top w:val="nil"/>
              <w:left w:val="nil"/>
              <w:bottom w:val="nil"/>
              <w:right w:val="nil"/>
            </w:tcBorders>
            <w:vAlign w:val="center"/>
          </w:tcPr>
          <w:p w14:paraId="6983D9EC" w14:textId="77777777" w:rsidR="00176021" w:rsidRDefault="00176021" w:rsidP="0018783C">
            <w:pPr>
              <w:tabs>
                <w:tab w:val="left" w:pos="2302"/>
              </w:tabs>
              <w:jc w:val="center"/>
              <w:rPr>
                <w:rFonts w:ascii="Times New Roman" w:hAnsi="Times New Roman" w:cs="Times New Roman"/>
                <w:sz w:val="24"/>
                <w:szCs w:val="24"/>
              </w:rPr>
            </w:pPr>
            <w:r w:rsidRPr="0091779A">
              <w:rPr>
                <w:rFonts w:ascii="Times New Roman" w:hAnsi="Times New Roman" w:cs="Times New Roman"/>
                <w:sz w:val="24"/>
                <w:szCs w:val="24"/>
              </w:rPr>
              <w:t>59.07</w:t>
            </w:r>
          </w:p>
        </w:tc>
        <w:tc>
          <w:tcPr>
            <w:tcW w:w="1158" w:type="dxa"/>
            <w:tcBorders>
              <w:top w:val="nil"/>
              <w:left w:val="nil"/>
              <w:bottom w:val="nil"/>
              <w:right w:val="nil"/>
            </w:tcBorders>
            <w:vAlign w:val="center"/>
          </w:tcPr>
          <w:p w14:paraId="024C169E" w14:textId="77777777" w:rsidR="00176021" w:rsidRDefault="00176021" w:rsidP="0018783C">
            <w:pPr>
              <w:tabs>
                <w:tab w:val="left" w:pos="2302"/>
              </w:tabs>
              <w:jc w:val="center"/>
              <w:rPr>
                <w:rFonts w:ascii="Times New Roman" w:hAnsi="Times New Roman" w:cs="Times New Roman"/>
                <w:sz w:val="24"/>
                <w:szCs w:val="24"/>
              </w:rPr>
            </w:pPr>
            <w:r w:rsidRPr="0091779A">
              <w:rPr>
                <w:rFonts w:ascii="Times New Roman" w:hAnsi="Times New Roman" w:cs="Times New Roman"/>
                <w:sz w:val="24"/>
                <w:szCs w:val="24"/>
              </w:rPr>
              <w:t>-0.19</w:t>
            </w:r>
          </w:p>
        </w:tc>
        <w:tc>
          <w:tcPr>
            <w:tcW w:w="1847" w:type="dxa"/>
            <w:tcBorders>
              <w:top w:val="nil"/>
              <w:left w:val="nil"/>
              <w:bottom w:val="nil"/>
              <w:right w:val="nil"/>
            </w:tcBorders>
            <w:vAlign w:val="center"/>
          </w:tcPr>
          <w:p w14:paraId="3C0C63BF" w14:textId="77777777" w:rsidR="00176021" w:rsidRDefault="00176021"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w:t>
            </w:r>
            <w:r w:rsidRPr="0091779A">
              <w:rPr>
                <w:rFonts w:ascii="Times New Roman" w:hAnsi="Times New Roman" w:cs="Times New Roman"/>
                <w:sz w:val="24"/>
                <w:szCs w:val="24"/>
              </w:rPr>
              <w:t>-5.7</w:t>
            </w:r>
            <w:r>
              <w:rPr>
                <w:rFonts w:ascii="Times New Roman" w:hAnsi="Times New Roman" w:cs="Times New Roman"/>
                <w:sz w:val="24"/>
                <w:szCs w:val="24"/>
              </w:rPr>
              <w:t>1</w:t>
            </w:r>
            <w:r w:rsidRPr="0091779A">
              <w:rPr>
                <w:rFonts w:ascii="Times New Roman" w:hAnsi="Times New Roman" w:cs="Times New Roman"/>
                <w:sz w:val="24"/>
                <w:szCs w:val="24"/>
              </w:rPr>
              <w:t>, 123.8</w:t>
            </w:r>
            <w:r>
              <w:rPr>
                <w:rFonts w:ascii="Times New Roman" w:hAnsi="Times New Roman" w:cs="Times New Roman"/>
                <w:sz w:val="24"/>
                <w:szCs w:val="24"/>
              </w:rPr>
              <w:t>0)</w:t>
            </w:r>
          </w:p>
        </w:tc>
      </w:tr>
      <w:tr w:rsidR="00176021" w14:paraId="07383795" w14:textId="77777777" w:rsidTr="0018783C">
        <w:trPr>
          <w:jc w:val="center"/>
        </w:trPr>
        <w:tc>
          <w:tcPr>
            <w:tcW w:w="2552" w:type="dxa"/>
            <w:tcBorders>
              <w:top w:val="nil"/>
              <w:left w:val="nil"/>
              <w:bottom w:val="single" w:sz="4" w:space="0" w:color="auto"/>
              <w:right w:val="nil"/>
            </w:tcBorders>
            <w:vAlign w:val="center"/>
          </w:tcPr>
          <w:p w14:paraId="469764A5" w14:textId="77777777" w:rsidR="00176021" w:rsidRDefault="00176021" w:rsidP="0019323D">
            <w:pPr>
              <w:tabs>
                <w:tab w:val="left" w:pos="2302"/>
              </w:tabs>
              <w:rPr>
                <w:rFonts w:ascii="Times New Roman" w:hAnsi="Times New Roman" w:cs="Times New Roman"/>
                <w:sz w:val="24"/>
                <w:szCs w:val="24"/>
              </w:rPr>
            </w:pPr>
            <w:r>
              <w:rPr>
                <w:rFonts w:ascii="Times New Roman" w:hAnsi="Times New Roman" w:cs="Times New Roman"/>
                <w:sz w:val="24"/>
                <w:szCs w:val="24"/>
              </w:rPr>
              <w:t>Metabolic Cost</w:t>
            </w:r>
          </w:p>
        </w:tc>
        <w:tc>
          <w:tcPr>
            <w:tcW w:w="1419" w:type="dxa"/>
            <w:tcBorders>
              <w:top w:val="nil"/>
              <w:left w:val="nil"/>
              <w:bottom w:val="single" w:sz="4" w:space="0" w:color="auto"/>
              <w:right w:val="nil"/>
            </w:tcBorders>
            <w:vAlign w:val="center"/>
          </w:tcPr>
          <w:p w14:paraId="38FCEB74" w14:textId="3B00D812" w:rsidR="00176021" w:rsidRPr="0091779A" w:rsidRDefault="008D591B"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0.85</w:t>
            </w:r>
          </w:p>
        </w:tc>
        <w:tc>
          <w:tcPr>
            <w:tcW w:w="876" w:type="dxa"/>
            <w:tcBorders>
              <w:top w:val="nil"/>
              <w:left w:val="nil"/>
              <w:bottom w:val="single" w:sz="4" w:space="0" w:color="auto"/>
              <w:right w:val="nil"/>
            </w:tcBorders>
            <w:vAlign w:val="center"/>
          </w:tcPr>
          <w:p w14:paraId="59E18EFD" w14:textId="67F30B7A" w:rsidR="00176021" w:rsidRPr="0091779A" w:rsidRDefault="008D591B"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14.95</w:t>
            </w:r>
          </w:p>
        </w:tc>
        <w:tc>
          <w:tcPr>
            <w:tcW w:w="1508" w:type="dxa"/>
            <w:tcBorders>
              <w:top w:val="nil"/>
              <w:left w:val="nil"/>
              <w:bottom w:val="single" w:sz="4" w:space="0" w:color="auto"/>
              <w:right w:val="nil"/>
            </w:tcBorders>
            <w:vAlign w:val="center"/>
          </w:tcPr>
          <w:p w14:paraId="3D37758C" w14:textId="2F517D2D" w:rsidR="00176021" w:rsidRPr="0091779A" w:rsidRDefault="008D591B"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117.34</w:t>
            </w:r>
          </w:p>
        </w:tc>
        <w:tc>
          <w:tcPr>
            <w:tcW w:w="1158" w:type="dxa"/>
            <w:tcBorders>
              <w:top w:val="nil"/>
              <w:left w:val="nil"/>
              <w:bottom w:val="single" w:sz="4" w:space="0" w:color="auto"/>
              <w:right w:val="nil"/>
            </w:tcBorders>
            <w:vAlign w:val="center"/>
          </w:tcPr>
          <w:p w14:paraId="13A55C72" w14:textId="7A78411A" w:rsidR="00176021" w:rsidRPr="0091779A" w:rsidRDefault="008D591B"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0.02</w:t>
            </w:r>
          </w:p>
        </w:tc>
        <w:tc>
          <w:tcPr>
            <w:tcW w:w="1847" w:type="dxa"/>
            <w:tcBorders>
              <w:top w:val="nil"/>
              <w:left w:val="nil"/>
              <w:bottom w:val="single" w:sz="4" w:space="0" w:color="auto"/>
              <w:right w:val="nil"/>
            </w:tcBorders>
            <w:vAlign w:val="center"/>
          </w:tcPr>
          <w:p w14:paraId="49D83A0F" w14:textId="568C3C54" w:rsidR="00176021" w:rsidRDefault="008D591B" w:rsidP="0018783C">
            <w:pPr>
              <w:tabs>
                <w:tab w:val="left" w:pos="2302"/>
              </w:tabs>
              <w:jc w:val="center"/>
              <w:rPr>
                <w:rFonts w:ascii="Times New Roman" w:hAnsi="Times New Roman" w:cs="Times New Roman"/>
                <w:sz w:val="24"/>
                <w:szCs w:val="24"/>
              </w:rPr>
            </w:pPr>
            <w:r>
              <w:rPr>
                <w:rFonts w:ascii="Times New Roman" w:hAnsi="Times New Roman" w:cs="Times New Roman"/>
                <w:sz w:val="24"/>
                <w:szCs w:val="24"/>
              </w:rPr>
              <w:t>(105.71,128.99)</w:t>
            </w:r>
          </w:p>
        </w:tc>
      </w:tr>
    </w:tbl>
    <w:p w14:paraId="12B8F259" w14:textId="77777777" w:rsidR="00176021" w:rsidRDefault="00176021" w:rsidP="00F40A57">
      <w:pPr>
        <w:tabs>
          <w:tab w:val="left" w:pos="2302"/>
        </w:tabs>
        <w:spacing w:line="240" w:lineRule="auto"/>
        <w:rPr>
          <w:rFonts w:ascii="Times New Roman" w:hAnsi="Times New Roman" w:cs="Times New Roman"/>
          <w:sz w:val="24"/>
          <w:szCs w:val="24"/>
        </w:rPr>
      </w:pPr>
      <w:r w:rsidRPr="00181442">
        <w:rPr>
          <w:rFonts w:ascii="Times New Roman" w:hAnsi="Times New Roman" w:cs="Times New Roman"/>
          <w:i/>
          <w:iCs/>
          <w:sz w:val="24"/>
          <w:szCs w:val="24"/>
        </w:rPr>
        <w:t>Note.</w:t>
      </w:r>
      <w:r>
        <w:rPr>
          <w:rFonts w:ascii="Times New Roman" w:hAnsi="Times New Roman" w:cs="Times New Roman"/>
          <w:sz w:val="24"/>
          <w:szCs w:val="24"/>
        </w:rPr>
        <w:t xml:space="preserve"> </w:t>
      </w:r>
      <w:r w:rsidRPr="00930117">
        <w:rPr>
          <w:rFonts w:ascii="Times New Roman" w:hAnsi="Times New Roman" w:cs="Times New Roman"/>
          <w:sz w:val="24"/>
          <w:szCs w:val="24"/>
        </w:rPr>
        <w:t>SSE = Sum of Squared Errors; CI = Confidence Interval.</w:t>
      </w:r>
      <w:r>
        <w:rPr>
          <w:rFonts w:ascii="Times New Roman" w:hAnsi="Times New Roman" w:cs="Times New Roman"/>
          <w:sz w:val="24"/>
          <w:szCs w:val="24"/>
        </w:rPr>
        <w:t xml:space="preserve"> </w:t>
      </w:r>
    </w:p>
    <w:p w14:paraId="5C36020B" w14:textId="77777777" w:rsidR="00176021" w:rsidRDefault="00176021" w:rsidP="00F40A57">
      <w:pPr>
        <w:tabs>
          <w:tab w:val="left" w:pos="2302"/>
        </w:tabs>
        <w:spacing w:line="240" w:lineRule="auto"/>
        <w:rPr>
          <w:rFonts w:ascii="Times New Roman" w:hAnsi="Times New Roman" w:cs="Times New Roman"/>
          <w:sz w:val="24"/>
          <w:szCs w:val="24"/>
        </w:rPr>
      </w:pPr>
      <w:r>
        <w:rPr>
          <w:rFonts w:ascii="Times New Roman" w:hAnsi="Times New Roman" w:cs="Times New Roman"/>
          <w:sz w:val="24"/>
          <w:szCs w:val="24"/>
        </w:rPr>
        <w:t xml:space="preserve">a, and b are the variables in the </w:t>
      </w:r>
      <w:r w:rsidRPr="00930117">
        <w:rPr>
          <w:rFonts w:ascii="Times New Roman" w:hAnsi="Times New Roman" w:cs="Times New Roman"/>
          <w:sz w:val="24"/>
          <w:szCs w:val="24"/>
        </w:rPr>
        <w:t>general exponential model</w:t>
      </w:r>
      <w:r>
        <w:rPr>
          <w:rFonts w:ascii="Times New Roman" w:hAnsi="Times New Roman" w:cs="Times New Roman"/>
          <w:sz w:val="24"/>
          <w:szCs w:val="24"/>
        </w:rPr>
        <w:t xml:space="preserve"> (equation 1). </w:t>
      </w:r>
    </w:p>
    <w:p w14:paraId="1EF9454D" w14:textId="77777777" w:rsidR="00176021" w:rsidRDefault="00176021" w:rsidP="00F40A57">
      <w:pPr>
        <w:tabs>
          <w:tab w:val="left" w:pos="2302"/>
        </w:tabs>
        <w:spacing w:line="240" w:lineRule="auto"/>
        <w:rPr>
          <w:rFonts w:ascii="Times New Roman" w:hAnsi="Times New Roman" w:cs="Times New Roman"/>
          <w:sz w:val="24"/>
          <w:szCs w:val="24"/>
        </w:rPr>
      </w:pPr>
      <w:r w:rsidRPr="00930117">
        <w:rPr>
          <w:rFonts w:ascii="Times New Roman" w:hAnsi="Times New Roman" w:cs="Times New Roman"/>
          <w:sz w:val="24"/>
          <w:szCs w:val="24"/>
        </w:rPr>
        <w:t xml:space="preserve">Coactivation levels </w:t>
      </w:r>
      <w:r w:rsidRPr="00C9064E">
        <w:rPr>
          <w:rFonts w:ascii="Times New Roman" w:hAnsi="Times New Roman" w:cs="Times New Roman"/>
          <w:sz w:val="24"/>
          <w:szCs w:val="24"/>
        </w:rPr>
        <w:t>8x and 16x</w:t>
      </w:r>
      <w:r w:rsidRPr="00930117">
        <w:rPr>
          <w:rFonts w:ascii="Times New Roman" w:hAnsi="Times New Roman" w:cs="Times New Roman"/>
          <w:sz w:val="24"/>
          <w:szCs w:val="24"/>
        </w:rPr>
        <w:t xml:space="preserve"> were excluded</w:t>
      </w:r>
      <w:r>
        <w:rPr>
          <w:rFonts w:ascii="Times New Roman" w:hAnsi="Times New Roman" w:cs="Times New Roman"/>
          <w:sz w:val="24"/>
          <w:szCs w:val="24"/>
        </w:rPr>
        <w:t xml:space="preserve">. </w:t>
      </w:r>
    </w:p>
    <w:p w14:paraId="5BE464A0" w14:textId="3804D9A8" w:rsidR="00176021" w:rsidRPr="00465868" w:rsidRDefault="00176021" w:rsidP="00176021">
      <w:pPr>
        <w:spacing w:line="480" w:lineRule="auto"/>
        <w:jc w:val="both"/>
        <w:rPr>
          <w:rFonts w:ascii="Times New Roman" w:hAnsi="Times New Roman" w:cs="Times New Roman"/>
          <w:sz w:val="24"/>
          <w:szCs w:val="24"/>
        </w:rPr>
      </w:pPr>
      <w:r w:rsidRPr="00465868">
        <w:rPr>
          <w:rFonts w:ascii="Times New Roman" w:hAnsi="Times New Roman" w:cs="Times New Roman"/>
          <w:sz w:val="24"/>
          <w:szCs w:val="24"/>
        </w:rPr>
        <w:lastRenderedPageBreak/>
        <w:t xml:space="preserve">The exponential model fit showed strong relationships between coactivation levels and kinematics. The </w:t>
      </w:r>
      <w:r w:rsidR="00006E2A">
        <w:rPr>
          <w:rFonts w:ascii="Times New Roman" w:hAnsi="Times New Roman" w:cs="Times New Roman"/>
          <w:sz w:val="24"/>
          <w:szCs w:val="24"/>
        </w:rPr>
        <w:t>f</w:t>
      </w:r>
      <w:r w:rsidRPr="00465868">
        <w:rPr>
          <w:rFonts w:ascii="Times New Roman" w:hAnsi="Times New Roman" w:cs="Times New Roman"/>
          <w:sz w:val="24"/>
          <w:szCs w:val="24"/>
        </w:rPr>
        <w:t xml:space="preserve">lexion </w:t>
      </w:r>
      <w:r w:rsidR="00006E2A">
        <w:rPr>
          <w:rFonts w:ascii="Times New Roman" w:hAnsi="Times New Roman" w:cs="Times New Roman"/>
          <w:sz w:val="24"/>
          <w:szCs w:val="24"/>
        </w:rPr>
        <w:t>a</w:t>
      </w:r>
      <w:r w:rsidRPr="00465868">
        <w:rPr>
          <w:rFonts w:ascii="Times New Roman" w:hAnsi="Times New Roman" w:cs="Times New Roman"/>
          <w:sz w:val="24"/>
          <w:szCs w:val="24"/>
        </w:rPr>
        <w:t xml:space="preserve">verage </w:t>
      </w:r>
      <w:r w:rsidR="00006E2A">
        <w:rPr>
          <w:rFonts w:ascii="Times New Roman" w:hAnsi="Times New Roman" w:cs="Times New Roman"/>
          <w:sz w:val="24"/>
          <w:szCs w:val="24"/>
        </w:rPr>
        <w:t>e</w:t>
      </w:r>
      <w:r w:rsidRPr="00465868">
        <w:rPr>
          <w:rFonts w:ascii="Times New Roman" w:hAnsi="Times New Roman" w:cs="Times New Roman"/>
          <w:sz w:val="24"/>
          <w:szCs w:val="24"/>
        </w:rPr>
        <w:t xml:space="preserve">lbow </w:t>
      </w:r>
      <w:r w:rsidR="00006E2A">
        <w:rPr>
          <w:rFonts w:ascii="Times New Roman" w:hAnsi="Times New Roman" w:cs="Times New Roman"/>
          <w:sz w:val="24"/>
          <w:szCs w:val="24"/>
        </w:rPr>
        <w:t>a</w:t>
      </w:r>
      <w:r w:rsidRPr="00465868">
        <w:rPr>
          <w:rFonts w:ascii="Times New Roman" w:hAnsi="Times New Roman" w:cs="Times New Roman"/>
          <w:sz w:val="24"/>
          <w:szCs w:val="24"/>
        </w:rPr>
        <w:t xml:space="preserve">ngle had an r-squared value of 0.86, meaning the model explained 86% of the variance. The </w:t>
      </w:r>
      <w:r w:rsidR="00006E2A">
        <w:rPr>
          <w:rFonts w:ascii="Times New Roman" w:hAnsi="Times New Roman" w:cs="Times New Roman"/>
          <w:sz w:val="24"/>
          <w:szCs w:val="24"/>
        </w:rPr>
        <w:t>a</w:t>
      </w:r>
      <w:r w:rsidRPr="00465868">
        <w:rPr>
          <w:rFonts w:ascii="Times New Roman" w:hAnsi="Times New Roman" w:cs="Times New Roman"/>
          <w:sz w:val="24"/>
          <w:szCs w:val="24"/>
        </w:rPr>
        <w:t xml:space="preserve">verage </w:t>
      </w:r>
      <w:r w:rsidR="00006E2A">
        <w:rPr>
          <w:rFonts w:ascii="Times New Roman" w:hAnsi="Times New Roman" w:cs="Times New Roman"/>
          <w:sz w:val="24"/>
          <w:szCs w:val="24"/>
        </w:rPr>
        <w:t>m</w:t>
      </w:r>
      <w:r w:rsidRPr="00465868">
        <w:rPr>
          <w:rFonts w:ascii="Times New Roman" w:hAnsi="Times New Roman" w:cs="Times New Roman"/>
          <w:sz w:val="24"/>
          <w:szCs w:val="24"/>
        </w:rPr>
        <w:t xml:space="preserve">ovement </w:t>
      </w:r>
      <w:r w:rsidR="00006E2A">
        <w:rPr>
          <w:rFonts w:ascii="Times New Roman" w:hAnsi="Times New Roman" w:cs="Times New Roman"/>
          <w:sz w:val="24"/>
          <w:szCs w:val="24"/>
        </w:rPr>
        <w:t>t</w:t>
      </w:r>
      <w:r w:rsidRPr="00465868">
        <w:rPr>
          <w:rFonts w:ascii="Times New Roman" w:hAnsi="Times New Roman" w:cs="Times New Roman"/>
          <w:sz w:val="24"/>
          <w:szCs w:val="24"/>
        </w:rPr>
        <w:t xml:space="preserve">ime also had a good fit (r² = 0.80), showing a strong link between coactivation and how fast participants moved. The </w:t>
      </w:r>
      <w:r w:rsidR="00006E2A">
        <w:rPr>
          <w:rFonts w:ascii="Times New Roman" w:hAnsi="Times New Roman" w:cs="Times New Roman"/>
          <w:sz w:val="24"/>
          <w:szCs w:val="24"/>
        </w:rPr>
        <w:t>e</w:t>
      </w:r>
      <w:r w:rsidRPr="00465868">
        <w:rPr>
          <w:rFonts w:ascii="Times New Roman" w:hAnsi="Times New Roman" w:cs="Times New Roman"/>
          <w:sz w:val="24"/>
          <w:szCs w:val="24"/>
        </w:rPr>
        <w:t xml:space="preserve">xtension </w:t>
      </w:r>
      <w:r w:rsidR="00006E2A">
        <w:rPr>
          <w:rFonts w:ascii="Times New Roman" w:hAnsi="Times New Roman" w:cs="Times New Roman"/>
          <w:sz w:val="24"/>
          <w:szCs w:val="24"/>
        </w:rPr>
        <w:t>av</w:t>
      </w:r>
      <w:r w:rsidRPr="00465868">
        <w:rPr>
          <w:rFonts w:ascii="Times New Roman" w:hAnsi="Times New Roman" w:cs="Times New Roman"/>
          <w:sz w:val="24"/>
          <w:szCs w:val="24"/>
        </w:rPr>
        <w:t xml:space="preserve">erage </w:t>
      </w:r>
      <w:r w:rsidR="00006E2A">
        <w:rPr>
          <w:rFonts w:ascii="Times New Roman" w:hAnsi="Times New Roman" w:cs="Times New Roman"/>
          <w:sz w:val="24"/>
          <w:szCs w:val="24"/>
        </w:rPr>
        <w:t>e</w:t>
      </w:r>
      <w:r w:rsidRPr="00465868">
        <w:rPr>
          <w:rFonts w:ascii="Times New Roman" w:hAnsi="Times New Roman" w:cs="Times New Roman"/>
          <w:sz w:val="24"/>
          <w:szCs w:val="24"/>
        </w:rPr>
        <w:t xml:space="preserve">lbow </w:t>
      </w:r>
      <w:r w:rsidR="00006E2A">
        <w:rPr>
          <w:rFonts w:ascii="Times New Roman" w:hAnsi="Times New Roman" w:cs="Times New Roman"/>
          <w:sz w:val="24"/>
          <w:szCs w:val="24"/>
        </w:rPr>
        <w:t>a</w:t>
      </w:r>
      <w:r w:rsidRPr="00465868">
        <w:rPr>
          <w:rFonts w:ascii="Times New Roman" w:hAnsi="Times New Roman" w:cs="Times New Roman"/>
          <w:sz w:val="24"/>
          <w:szCs w:val="24"/>
        </w:rPr>
        <w:t xml:space="preserve">ngle had a lower fit (r² = 0.61), meaning coactivation explained less of the variability in movement. The </w:t>
      </w:r>
      <w:r w:rsidR="005B5625">
        <w:rPr>
          <w:rFonts w:ascii="Times New Roman" w:hAnsi="Times New Roman" w:cs="Times New Roman"/>
          <w:sz w:val="24"/>
          <w:szCs w:val="24"/>
        </w:rPr>
        <w:t>e</w:t>
      </w:r>
      <w:r w:rsidRPr="00465868">
        <w:rPr>
          <w:rFonts w:ascii="Times New Roman" w:hAnsi="Times New Roman" w:cs="Times New Roman"/>
          <w:sz w:val="24"/>
          <w:szCs w:val="24"/>
        </w:rPr>
        <w:t xml:space="preserve">rror </w:t>
      </w:r>
      <w:r w:rsidR="005B5625">
        <w:rPr>
          <w:rFonts w:ascii="Times New Roman" w:hAnsi="Times New Roman" w:cs="Times New Roman"/>
          <w:sz w:val="24"/>
          <w:szCs w:val="24"/>
        </w:rPr>
        <w:t>r</w:t>
      </w:r>
      <w:r w:rsidRPr="00465868">
        <w:rPr>
          <w:rFonts w:ascii="Times New Roman" w:hAnsi="Times New Roman" w:cs="Times New Roman"/>
          <w:sz w:val="24"/>
          <w:szCs w:val="24"/>
        </w:rPr>
        <w:t>ate model had an r-squared of 0.78, consistent with the trend seen in the graph</w:t>
      </w:r>
      <w:r w:rsidR="00E53123">
        <w:rPr>
          <w:rFonts w:ascii="Times New Roman" w:hAnsi="Times New Roman" w:cs="Times New Roman"/>
          <w:sz w:val="24"/>
          <w:szCs w:val="24"/>
        </w:rPr>
        <w:t xml:space="preserve">, where </w:t>
      </w:r>
      <w:r w:rsidRPr="00465868">
        <w:rPr>
          <w:rFonts w:ascii="Times New Roman" w:hAnsi="Times New Roman" w:cs="Times New Roman"/>
          <w:sz w:val="24"/>
          <w:szCs w:val="24"/>
        </w:rPr>
        <w:t>errors dropped with moderate coactivation but increased at the highest levels.</w:t>
      </w:r>
      <w:r w:rsidR="00006E2A">
        <w:rPr>
          <w:rFonts w:ascii="Times New Roman" w:hAnsi="Times New Roman" w:cs="Times New Roman"/>
          <w:sz w:val="24"/>
          <w:szCs w:val="24"/>
        </w:rPr>
        <w:t xml:space="preserve"> Finally, the metabolic cost had a strong </w:t>
      </w:r>
      <w:r w:rsidR="00006E2A" w:rsidRPr="00465868">
        <w:rPr>
          <w:rFonts w:ascii="Times New Roman" w:hAnsi="Times New Roman" w:cs="Times New Roman"/>
          <w:sz w:val="24"/>
          <w:szCs w:val="24"/>
        </w:rPr>
        <w:t>r-squared value of 0.8</w:t>
      </w:r>
      <w:r w:rsidR="00006E2A">
        <w:rPr>
          <w:rFonts w:ascii="Times New Roman" w:hAnsi="Times New Roman" w:cs="Times New Roman"/>
          <w:sz w:val="24"/>
          <w:szCs w:val="24"/>
        </w:rPr>
        <w:t xml:space="preserve">5, </w:t>
      </w:r>
      <w:r w:rsidR="00006E2A" w:rsidRPr="00465868">
        <w:rPr>
          <w:rFonts w:ascii="Times New Roman" w:hAnsi="Times New Roman" w:cs="Times New Roman"/>
          <w:sz w:val="24"/>
          <w:szCs w:val="24"/>
        </w:rPr>
        <w:t>meaning the model explained 8</w:t>
      </w:r>
      <w:r w:rsidR="00006E2A">
        <w:rPr>
          <w:rFonts w:ascii="Times New Roman" w:hAnsi="Times New Roman" w:cs="Times New Roman"/>
          <w:sz w:val="24"/>
          <w:szCs w:val="24"/>
        </w:rPr>
        <w:t>5</w:t>
      </w:r>
      <w:r w:rsidR="00006E2A" w:rsidRPr="00465868">
        <w:rPr>
          <w:rFonts w:ascii="Times New Roman" w:hAnsi="Times New Roman" w:cs="Times New Roman"/>
          <w:sz w:val="24"/>
          <w:szCs w:val="24"/>
        </w:rPr>
        <w:t>% of the variance.</w:t>
      </w:r>
    </w:p>
    <w:p w14:paraId="63F53D2B" w14:textId="77777777" w:rsidR="00176021" w:rsidRPr="00465868" w:rsidRDefault="00176021" w:rsidP="00176021">
      <w:pPr>
        <w:spacing w:line="480" w:lineRule="auto"/>
        <w:jc w:val="both"/>
        <w:rPr>
          <w:rFonts w:ascii="Times New Roman" w:hAnsi="Times New Roman" w:cs="Times New Roman"/>
          <w:sz w:val="24"/>
          <w:szCs w:val="24"/>
        </w:rPr>
      </w:pPr>
      <w:r w:rsidRPr="00465868">
        <w:rPr>
          <w:rFonts w:ascii="Times New Roman" w:hAnsi="Times New Roman" w:cs="Times New Roman"/>
          <w:sz w:val="24"/>
          <w:szCs w:val="24"/>
        </w:rPr>
        <w:t xml:space="preserve">The sum of squared errors (SSE) was lowest for </w:t>
      </w:r>
      <w:r w:rsidRPr="00062EC3">
        <w:rPr>
          <w:rFonts w:ascii="Times New Roman" w:hAnsi="Times New Roman" w:cs="Times New Roman"/>
          <w:sz w:val="24"/>
          <w:szCs w:val="24"/>
        </w:rPr>
        <w:t>f</w:t>
      </w:r>
      <w:r w:rsidRPr="00465868">
        <w:rPr>
          <w:rFonts w:ascii="Times New Roman" w:hAnsi="Times New Roman" w:cs="Times New Roman"/>
          <w:sz w:val="24"/>
          <w:szCs w:val="24"/>
        </w:rPr>
        <w:t xml:space="preserve">lexion </w:t>
      </w:r>
      <w:r w:rsidRPr="00062EC3">
        <w:rPr>
          <w:rFonts w:ascii="Times New Roman" w:hAnsi="Times New Roman" w:cs="Times New Roman"/>
          <w:sz w:val="24"/>
          <w:szCs w:val="24"/>
        </w:rPr>
        <w:t>a</w:t>
      </w:r>
      <w:r w:rsidRPr="00465868">
        <w:rPr>
          <w:rFonts w:ascii="Times New Roman" w:hAnsi="Times New Roman" w:cs="Times New Roman"/>
          <w:sz w:val="24"/>
          <w:szCs w:val="24"/>
        </w:rPr>
        <w:t xml:space="preserve">verage </w:t>
      </w:r>
      <w:r w:rsidRPr="00062EC3">
        <w:rPr>
          <w:rFonts w:ascii="Times New Roman" w:hAnsi="Times New Roman" w:cs="Times New Roman"/>
          <w:sz w:val="24"/>
          <w:szCs w:val="24"/>
        </w:rPr>
        <w:t>e</w:t>
      </w:r>
      <w:r w:rsidRPr="00465868">
        <w:rPr>
          <w:rFonts w:ascii="Times New Roman" w:hAnsi="Times New Roman" w:cs="Times New Roman"/>
          <w:sz w:val="24"/>
          <w:szCs w:val="24"/>
        </w:rPr>
        <w:t xml:space="preserve">lbow </w:t>
      </w:r>
      <w:r w:rsidRPr="00062EC3">
        <w:rPr>
          <w:rFonts w:ascii="Times New Roman" w:hAnsi="Times New Roman" w:cs="Times New Roman"/>
          <w:sz w:val="24"/>
          <w:szCs w:val="24"/>
        </w:rPr>
        <w:t>a</w:t>
      </w:r>
      <w:r w:rsidRPr="00465868">
        <w:rPr>
          <w:rFonts w:ascii="Times New Roman" w:hAnsi="Times New Roman" w:cs="Times New Roman"/>
          <w:sz w:val="24"/>
          <w:szCs w:val="24"/>
        </w:rPr>
        <w:t xml:space="preserve">ngle (0.04), meaning the model fit was the most precise for this variable. The </w:t>
      </w:r>
      <w:r w:rsidRPr="00062EC3">
        <w:rPr>
          <w:rFonts w:ascii="Times New Roman" w:hAnsi="Times New Roman" w:cs="Times New Roman"/>
          <w:sz w:val="24"/>
          <w:szCs w:val="24"/>
        </w:rPr>
        <w:t>e</w:t>
      </w:r>
      <w:r w:rsidRPr="00465868">
        <w:rPr>
          <w:rFonts w:ascii="Times New Roman" w:hAnsi="Times New Roman" w:cs="Times New Roman"/>
          <w:sz w:val="24"/>
          <w:szCs w:val="24"/>
        </w:rPr>
        <w:t xml:space="preserve">rror </w:t>
      </w:r>
      <w:r w:rsidRPr="00062EC3">
        <w:rPr>
          <w:rFonts w:ascii="Times New Roman" w:hAnsi="Times New Roman" w:cs="Times New Roman"/>
          <w:sz w:val="24"/>
          <w:szCs w:val="24"/>
        </w:rPr>
        <w:t>r</w:t>
      </w:r>
      <w:r w:rsidRPr="00465868">
        <w:rPr>
          <w:rFonts w:ascii="Times New Roman" w:hAnsi="Times New Roman" w:cs="Times New Roman"/>
          <w:sz w:val="24"/>
          <w:szCs w:val="24"/>
        </w:rPr>
        <w:t xml:space="preserve">ate had an SSE of 201.65, while the </w:t>
      </w:r>
      <w:r w:rsidRPr="00062EC3">
        <w:rPr>
          <w:rFonts w:ascii="Times New Roman" w:hAnsi="Times New Roman" w:cs="Times New Roman"/>
          <w:sz w:val="24"/>
          <w:szCs w:val="24"/>
        </w:rPr>
        <w:t>av</w:t>
      </w:r>
      <w:r w:rsidRPr="00465868">
        <w:rPr>
          <w:rFonts w:ascii="Times New Roman" w:hAnsi="Times New Roman" w:cs="Times New Roman"/>
          <w:sz w:val="24"/>
          <w:szCs w:val="24"/>
        </w:rPr>
        <w:t xml:space="preserve">erage </w:t>
      </w:r>
      <w:r w:rsidRPr="00062EC3">
        <w:rPr>
          <w:rFonts w:ascii="Times New Roman" w:hAnsi="Times New Roman" w:cs="Times New Roman"/>
          <w:sz w:val="24"/>
          <w:szCs w:val="24"/>
        </w:rPr>
        <w:t>m</w:t>
      </w:r>
      <w:r w:rsidRPr="00465868">
        <w:rPr>
          <w:rFonts w:ascii="Times New Roman" w:hAnsi="Times New Roman" w:cs="Times New Roman"/>
          <w:sz w:val="24"/>
          <w:szCs w:val="24"/>
        </w:rPr>
        <w:t xml:space="preserve">ovement </w:t>
      </w:r>
      <w:r w:rsidRPr="00062EC3">
        <w:rPr>
          <w:rFonts w:ascii="Times New Roman" w:hAnsi="Times New Roman" w:cs="Times New Roman"/>
          <w:sz w:val="24"/>
          <w:szCs w:val="24"/>
        </w:rPr>
        <w:t>t</w:t>
      </w:r>
      <w:r w:rsidRPr="00465868">
        <w:rPr>
          <w:rFonts w:ascii="Times New Roman" w:hAnsi="Times New Roman" w:cs="Times New Roman"/>
          <w:sz w:val="24"/>
          <w:szCs w:val="24"/>
        </w:rPr>
        <w:t xml:space="preserve">ime had </w:t>
      </w:r>
      <w:r w:rsidRPr="00062EC3">
        <w:rPr>
          <w:rFonts w:ascii="Times New Roman" w:hAnsi="Times New Roman" w:cs="Times New Roman"/>
          <w:sz w:val="24"/>
          <w:szCs w:val="24"/>
        </w:rPr>
        <w:t xml:space="preserve">the </w:t>
      </w:r>
      <w:r w:rsidRPr="00465868">
        <w:rPr>
          <w:rFonts w:ascii="Times New Roman" w:hAnsi="Times New Roman" w:cs="Times New Roman"/>
          <w:sz w:val="24"/>
          <w:szCs w:val="24"/>
        </w:rPr>
        <w:t>highe</w:t>
      </w:r>
      <w:r w:rsidRPr="00062EC3">
        <w:rPr>
          <w:rFonts w:ascii="Times New Roman" w:hAnsi="Times New Roman" w:cs="Times New Roman"/>
          <w:sz w:val="24"/>
          <w:szCs w:val="24"/>
        </w:rPr>
        <w:t>st</w:t>
      </w:r>
      <w:r w:rsidRPr="00465868">
        <w:rPr>
          <w:rFonts w:ascii="Times New Roman" w:hAnsi="Times New Roman" w:cs="Times New Roman"/>
          <w:sz w:val="24"/>
          <w:szCs w:val="24"/>
        </w:rPr>
        <w:t xml:space="preserve"> SSE (2011), suggesting more variability in timing across participants. The </w:t>
      </w:r>
      <w:r w:rsidRPr="00062EC3">
        <w:rPr>
          <w:rFonts w:ascii="Times New Roman" w:hAnsi="Times New Roman" w:cs="Times New Roman"/>
          <w:sz w:val="24"/>
          <w:szCs w:val="24"/>
        </w:rPr>
        <w:t>e</w:t>
      </w:r>
      <w:r w:rsidRPr="00465868">
        <w:rPr>
          <w:rFonts w:ascii="Times New Roman" w:hAnsi="Times New Roman" w:cs="Times New Roman"/>
          <w:sz w:val="24"/>
          <w:szCs w:val="24"/>
        </w:rPr>
        <w:t xml:space="preserve">xtension </w:t>
      </w:r>
      <w:r w:rsidRPr="00062EC3">
        <w:rPr>
          <w:rFonts w:ascii="Times New Roman" w:hAnsi="Times New Roman" w:cs="Times New Roman"/>
          <w:sz w:val="24"/>
          <w:szCs w:val="24"/>
        </w:rPr>
        <w:t>a</w:t>
      </w:r>
      <w:r w:rsidRPr="00465868">
        <w:rPr>
          <w:rFonts w:ascii="Times New Roman" w:hAnsi="Times New Roman" w:cs="Times New Roman"/>
          <w:sz w:val="24"/>
          <w:szCs w:val="24"/>
        </w:rPr>
        <w:t xml:space="preserve">verage </w:t>
      </w:r>
      <w:r w:rsidRPr="00062EC3">
        <w:rPr>
          <w:rFonts w:ascii="Times New Roman" w:hAnsi="Times New Roman" w:cs="Times New Roman"/>
          <w:sz w:val="24"/>
          <w:szCs w:val="24"/>
        </w:rPr>
        <w:t>e</w:t>
      </w:r>
      <w:r w:rsidRPr="00465868">
        <w:rPr>
          <w:rFonts w:ascii="Times New Roman" w:hAnsi="Times New Roman" w:cs="Times New Roman"/>
          <w:sz w:val="24"/>
          <w:szCs w:val="24"/>
        </w:rPr>
        <w:t xml:space="preserve">lbow </w:t>
      </w:r>
      <w:r w:rsidRPr="00062EC3">
        <w:rPr>
          <w:rFonts w:ascii="Times New Roman" w:hAnsi="Times New Roman" w:cs="Times New Roman"/>
          <w:sz w:val="24"/>
          <w:szCs w:val="24"/>
        </w:rPr>
        <w:t>a</w:t>
      </w:r>
      <w:r w:rsidRPr="00465868">
        <w:rPr>
          <w:rFonts w:ascii="Times New Roman" w:hAnsi="Times New Roman" w:cs="Times New Roman"/>
          <w:sz w:val="24"/>
          <w:szCs w:val="24"/>
        </w:rPr>
        <w:t xml:space="preserve">ngle had </w:t>
      </w:r>
      <w:proofErr w:type="gramStart"/>
      <w:r w:rsidRPr="00062EC3">
        <w:rPr>
          <w:rFonts w:ascii="Times New Roman" w:hAnsi="Times New Roman" w:cs="Times New Roman"/>
          <w:sz w:val="24"/>
          <w:szCs w:val="24"/>
        </w:rPr>
        <w:t>a</w:t>
      </w:r>
      <w:proofErr w:type="gramEnd"/>
      <w:r w:rsidRPr="00062EC3">
        <w:rPr>
          <w:rFonts w:ascii="Times New Roman" w:hAnsi="Times New Roman" w:cs="Times New Roman"/>
          <w:sz w:val="24"/>
          <w:szCs w:val="24"/>
        </w:rPr>
        <w:t xml:space="preserve"> </w:t>
      </w:r>
      <w:r w:rsidRPr="00465868">
        <w:rPr>
          <w:rFonts w:ascii="Times New Roman" w:hAnsi="Times New Roman" w:cs="Times New Roman"/>
          <w:sz w:val="24"/>
          <w:szCs w:val="24"/>
        </w:rPr>
        <w:t>SSE (4.45), reinforcing that coactivation had less predictive power for this condition.</w:t>
      </w:r>
    </w:p>
    <w:p w14:paraId="52387BCD" w14:textId="1325B4E5" w:rsidR="00176021" w:rsidRPr="00465868" w:rsidRDefault="00176021" w:rsidP="00176021">
      <w:pPr>
        <w:spacing w:line="480" w:lineRule="auto"/>
        <w:jc w:val="both"/>
        <w:rPr>
          <w:rFonts w:ascii="Times New Roman" w:hAnsi="Times New Roman" w:cs="Times New Roman"/>
          <w:sz w:val="24"/>
          <w:szCs w:val="24"/>
        </w:rPr>
      </w:pPr>
      <w:commentRangeStart w:id="11"/>
      <w:r w:rsidRPr="00465868">
        <w:rPr>
          <w:rFonts w:ascii="Times New Roman" w:hAnsi="Times New Roman" w:cs="Times New Roman"/>
          <w:sz w:val="24"/>
          <w:szCs w:val="24"/>
        </w:rPr>
        <w:t>In the exponential model equation</w:t>
      </w:r>
      <w:r>
        <w:rPr>
          <w:rFonts w:ascii="Times New Roman" w:hAnsi="Times New Roman" w:cs="Times New Roman"/>
          <w:sz w:val="24"/>
          <w:szCs w:val="24"/>
        </w:rPr>
        <w:t>, ‘</w:t>
      </w:r>
      <w:r w:rsidRPr="00465868">
        <w:rPr>
          <w:rFonts w:ascii="Times New Roman" w:hAnsi="Times New Roman" w:cs="Times New Roman"/>
          <w:sz w:val="24"/>
          <w:szCs w:val="24"/>
        </w:rPr>
        <w:t>a</w:t>
      </w:r>
      <w:r>
        <w:rPr>
          <w:rFonts w:ascii="Times New Roman" w:hAnsi="Times New Roman" w:cs="Times New Roman"/>
          <w:sz w:val="24"/>
          <w:szCs w:val="24"/>
        </w:rPr>
        <w:t>’</w:t>
      </w:r>
      <w:r w:rsidRPr="00465868">
        <w:rPr>
          <w:rFonts w:ascii="Times New Roman" w:hAnsi="Times New Roman" w:cs="Times New Roman"/>
          <w:sz w:val="24"/>
          <w:szCs w:val="24"/>
        </w:rPr>
        <w:t xml:space="preserve"> represents the initial value, and </w:t>
      </w:r>
      <w:r>
        <w:rPr>
          <w:rFonts w:ascii="Times New Roman" w:hAnsi="Times New Roman" w:cs="Times New Roman"/>
          <w:sz w:val="24"/>
          <w:szCs w:val="24"/>
        </w:rPr>
        <w:t>‘</w:t>
      </w:r>
      <w:r w:rsidRPr="00465868">
        <w:rPr>
          <w:rFonts w:ascii="Times New Roman" w:hAnsi="Times New Roman" w:cs="Times New Roman"/>
          <w:sz w:val="24"/>
          <w:szCs w:val="24"/>
        </w:rPr>
        <w:t>b</w:t>
      </w:r>
      <w:r>
        <w:rPr>
          <w:rFonts w:ascii="Times New Roman" w:hAnsi="Times New Roman" w:cs="Times New Roman"/>
          <w:sz w:val="24"/>
          <w:szCs w:val="24"/>
        </w:rPr>
        <w:t>’</w:t>
      </w:r>
      <w:r w:rsidRPr="00465868">
        <w:rPr>
          <w:rFonts w:ascii="Times New Roman" w:hAnsi="Times New Roman" w:cs="Times New Roman"/>
          <w:sz w:val="24"/>
          <w:szCs w:val="24"/>
        </w:rPr>
        <w:t xml:space="preserve"> determines the rate of change. For </w:t>
      </w:r>
      <w:r w:rsidRPr="00062EC3">
        <w:rPr>
          <w:rFonts w:ascii="Times New Roman" w:hAnsi="Times New Roman" w:cs="Times New Roman"/>
          <w:sz w:val="24"/>
          <w:szCs w:val="24"/>
        </w:rPr>
        <w:t>f</w:t>
      </w:r>
      <w:r w:rsidRPr="00465868">
        <w:rPr>
          <w:rFonts w:ascii="Times New Roman" w:hAnsi="Times New Roman" w:cs="Times New Roman"/>
          <w:sz w:val="24"/>
          <w:szCs w:val="24"/>
        </w:rPr>
        <w:t xml:space="preserve">lexion </w:t>
      </w:r>
      <w:r w:rsidRPr="00062EC3">
        <w:rPr>
          <w:rFonts w:ascii="Times New Roman" w:hAnsi="Times New Roman" w:cs="Times New Roman"/>
          <w:sz w:val="24"/>
          <w:szCs w:val="24"/>
        </w:rPr>
        <w:t>a</w:t>
      </w:r>
      <w:r w:rsidRPr="00465868">
        <w:rPr>
          <w:rFonts w:ascii="Times New Roman" w:hAnsi="Times New Roman" w:cs="Times New Roman"/>
          <w:sz w:val="24"/>
          <w:szCs w:val="24"/>
        </w:rPr>
        <w:t xml:space="preserve">verage </w:t>
      </w:r>
      <w:r w:rsidRPr="00062EC3">
        <w:rPr>
          <w:rFonts w:ascii="Times New Roman" w:hAnsi="Times New Roman" w:cs="Times New Roman"/>
          <w:sz w:val="24"/>
          <w:szCs w:val="24"/>
        </w:rPr>
        <w:t>e</w:t>
      </w:r>
      <w:r w:rsidRPr="00465868">
        <w:rPr>
          <w:rFonts w:ascii="Times New Roman" w:hAnsi="Times New Roman" w:cs="Times New Roman"/>
          <w:sz w:val="24"/>
          <w:szCs w:val="24"/>
        </w:rPr>
        <w:t xml:space="preserve">lbow </w:t>
      </w:r>
      <w:r w:rsidRPr="00062EC3">
        <w:rPr>
          <w:rFonts w:ascii="Times New Roman" w:hAnsi="Times New Roman" w:cs="Times New Roman"/>
          <w:sz w:val="24"/>
          <w:szCs w:val="24"/>
        </w:rPr>
        <w:t>a</w:t>
      </w:r>
      <w:r w:rsidRPr="00465868">
        <w:rPr>
          <w:rFonts w:ascii="Times New Roman" w:hAnsi="Times New Roman" w:cs="Times New Roman"/>
          <w:sz w:val="24"/>
          <w:szCs w:val="24"/>
        </w:rPr>
        <w:t xml:space="preserve">ngle, a = 2.62 and b = -0.05, meaning the elbow angle started at 2.62 nu and gradually decreased. </w:t>
      </w:r>
      <w:r w:rsidRPr="00062EC3">
        <w:rPr>
          <w:rFonts w:ascii="Times New Roman" w:hAnsi="Times New Roman" w:cs="Times New Roman"/>
          <w:sz w:val="24"/>
          <w:szCs w:val="24"/>
        </w:rPr>
        <w:t>E</w:t>
      </w:r>
      <w:r w:rsidRPr="00465868">
        <w:rPr>
          <w:rFonts w:ascii="Times New Roman" w:hAnsi="Times New Roman" w:cs="Times New Roman"/>
          <w:sz w:val="24"/>
          <w:szCs w:val="24"/>
        </w:rPr>
        <w:t xml:space="preserve">rror </w:t>
      </w:r>
      <w:r w:rsidRPr="00062EC3">
        <w:rPr>
          <w:rFonts w:ascii="Times New Roman" w:hAnsi="Times New Roman" w:cs="Times New Roman"/>
          <w:sz w:val="24"/>
          <w:szCs w:val="24"/>
        </w:rPr>
        <w:t>r</w:t>
      </w:r>
      <w:r w:rsidRPr="00465868">
        <w:rPr>
          <w:rFonts w:ascii="Times New Roman" w:hAnsi="Times New Roman" w:cs="Times New Roman"/>
          <w:sz w:val="24"/>
          <w:szCs w:val="24"/>
        </w:rPr>
        <w:t xml:space="preserve">ate had a = 59.07 and a more negative b (-0.19), showing a sharp initial decline in errors with increasing coactivation. The confidence intervals (CI) show how precise these estimates are. For </w:t>
      </w:r>
      <w:r w:rsidRPr="00062EC3">
        <w:rPr>
          <w:rFonts w:ascii="Times New Roman" w:hAnsi="Times New Roman" w:cs="Times New Roman"/>
          <w:sz w:val="24"/>
          <w:szCs w:val="24"/>
        </w:rPr>
        <w:t>f</w:t>
      </w:r>
      <w:r w:rsidRPr="00465868">
        <w:rPr>
          <w:rFonts w:ascii="Times New Roman" w:hAnsi="Times New Roman" w:cs="Times New Roman"/>
          <w:sz w:val="24"/>
          <w:szCs w:val="24"/>
        </w:rPr>
        <w:t xml:space="preserve">lexion </w:t>
      </w:r>
      <w:r w:rsidRPr="00062EC3">
        <w:rPr>
          <w:rFonts w:ascii="Times New Roman" w:hAnsi="Times New Roman" w:cs="Times New Roman"/>
          <w:sz w:val="24"/>
          <w:szCs w:val="24"/>
        </w:rPr>
        <w:t>a</w:t>
      </w:r>
      <w:r w:rsidRPr="00465868">
        <w:rPr>
          <w:rFonts w:ascii="Times New Roman" w:hAnsi="Times New Roman" w:cs="Times New Roman"/>
          <w:sz w:val="24"/>
          <w:szCs w:val="24"/>
        </w:rPr>
        <w:t xml:space="preserve">verage </w:t>
      </w:r>
      <w:r w:rsidRPr="00062EC3">
        <w:rPr>
          <w:rFonts w:ascii="Times New Roman" w:hAnsi="Times New Roman" w:cs="Times New Roman"/>
          <w:sz w:val="24"/>
          <w:szCs w:val="24"/>
        </w:rPr>
        <w:t>e</w:t>
      </w:r>
      <w:r w:rsidRPr="00465868">
        <w:rPr>
          <w:rFonts w:ascii="Times New Roman" w:hAnsi="Times New Roman" w:cs="Times New Roman"/>
          <w:sz w:val="24"/>
          <w:szCs w:val="24"/>
        </w:rPr>
        <w:t xml:space="preserve">lbow </w:t>
      </w:r>
      <w:r w:rsidRPr="00062EC3">
        <w:rPr>
          <w:rFonts w:ascii="Times New Roman" w:hAnsi="Times New Roman" w:cs="Times New Roman"/>
          <w:sz w:val="24"/>
          <w:szCs w:val="24"/>
        </w:rPr>
        <w:t>a</w:t>
      </w:r>
      <w:r w:rsidRPr="00465868">
        <w:rPr>
          <w:rFonts w:ascii="Times New Roman" w:hAnsi="Times New Roman" w:cs="Times New Roman"/>
          <w:sz w:val="24"/>
          <w:szCs w:val="24"/>
        </w:rPr>
        <w:t xml:space="preserve">ngle, the CI was (1.93, 3.30), meaning the true value of </w:t>
      </w:r>
      <w:r w:rsidRPr="00062EC3">
        <w:rPr>
          <w:rFonts w:ascii="Times New Roman" w:hAnsi="Times New Roman" w:cs="Times New Roman"/>
          <w:sz w:val="24"/>
          <w:szCs w:val="24"/>
        </w:rPr>
        <w:t>‘</w:t>
      </w:r>
      <w:r w:rsidRPr="00465868">
        <w:rPr>
          <w:rFonts w:ascii="Times New Roman" w:hAnsi="Times New Roman" w:cs="Times New Roman"/>
          <w:sz w:val="24"/>
          <w:szCs w:val="24"/>
        </w:rPr>
        <w:t>a</w:t>
      </w:r>
      <w:r w:rsidRPr="00062EC3">
        <w:rPr>
          <w:rFonts w:ascii="Times New Roman" w:hAnsi="Times New Roman" w:cs="Times New Roman"/>
          <w:sz w:val="24"/>
          <w:szCs w:val="24"/>
        </w:rPr>
        <w:t>’</w:t>
      </w:r>
      <w:r w:rsidRPr="00465868">
        <w:rPr>
          <w:rFonts w:ascii="Times New Roman" w:hAnsi="Times New Roman" w:cs="Times New Roman"/>
          <w:sz w:val="24"/>
          <w:szCs w:val="24"/>
        </w:rPr>
        <w:t xml:space="preserve"> likely falls within this range. The </w:t>
      </w:r>
      <w:r w:rsidR="001F6BD6">
        <w:rPr>
          <w:rFonts w:ascii="Times New Roman" w:hAnsi="Times New Roman" w:cs="Times New Roman"/>
          <w:sz w:val="24"/>
          <w:szCs w:val="24"/>
        </w:rPr>
        <w:t>e</w:t>
      </w:r>
      <w:r w:rsidRPr="00465868">
        <w:rPr>
          <w:rFonts w:ascii="Times New Roman" w:hAnsi="Times New Roman" w:cs="Times New Roman"/>
          <w:sz w:val="24"/>
          <w:szCs w:val="24"/>
        </w:rPr>
        <w:t xml:space="preserve">rror </w:t>
      </w:r>
      <w:r w:rsidR="001F6BD6">
        <w:rPr>
          <w:rFonts w:ascii="Times New Roman" w:hAnsi="Times New Roman" w:cs="Times New Roman"/>
          <w:sz w:val="24"/>
          <w:szCs w:val="24"/>
        </w:rPr>
        <w:t>r</w:t>
      </w:r>
      <w:r w:rsidRPr="00465868">
        <w:rPr>
          <w:rFonts w:ascii="Times New Roman" w:hAnsi="Times New Roman" w:cs="Times New Roman"/>
          <w:sz w:val="24"/>
          <w:szCs w:val="24"/>
        </w:rPr>
        <w:t>ate had a much wider CI (-5.71, 123.80), reflecting more variability.</w:t>
      </w:r>
      <w:commentRangeEnd w:id="11"/>
      <w:r w:rsidR="00B40D01">
        <w:rPr>
          <w:rStyle w:val="CommentReference"/>
        </w:rPr>
        <w:commentReference w:id="11"/>
      </w:r>
    </w:p>
    <w:p w14:paraId="5BF257DD" w14:textId="77777777" w:rsidR="00176021" w:rsidRPr="00966C6C" w:rsidRDefault="00176021" w:rsidP="00176021">
      <w:pPr>
        <w:spacing w:line="480" w:lineRule="auto"/>
        <w:rPr>
          <w:rFonts w:ascii="Times New Roman" w:hAnsi="Times New Roman" w:cs="Times New Roman"/>
          <w:sz w:val="24"/>
          <w:szCs w:val="24"/>
        </w:rPr>
      </w:pPr>
    </w:p>
    <w:p w14:paraId="7A7D7F77" w14:textId="77777777" w:rsidR="00F40A57" w:rsidRDefault="00F40A57" w:rsidP="001C2B36">
      <w:pPr>
        <w:spacing w:line="480" w:lineRule="auto"/>
        <w:rPr>
          <w:rFonts w:ascii="Times New Roman" w:hAnsi="Times New Roman" w:cs="Times New Roman"/>
          <w:b/>
          <w:bCs/>
          <w:sz w:val="24"/>
          <w:szCs w:val="24"/>
        </w:rPr>
      </w:pPr>
    </w:p>
    <w:p w14:paraId="1BDF2A29" w14:textId="31118B0E" w:rsidR="00BF41A0" w:rsidRDefault="00BF41A0" w:rsidP="00C675C1">
      <w:pPr>
        <w:spacing w:line="480" w:lineRule="auto"/>
        <w:rPr>
          <w:rFonts w:ascii="Times New Roman" w:hAnsi="Times New Roman" w:cs="Times New Roman"/>
          <w:b/>
          <w:bCs/>
          <w:sz w:val="24"/>
          <w:szCs w:val="24"/>
          <w:u w:val="single"/>
        </w:rPr>
      </w:pPr>
      <w:r w:rsidRPr="00C675C1">
        <w:rPr>
          <w:rFonts w:ascii="Times New Roman" w:hAnsi="Times New Roman" w:cs="Times New Roman"/>
          <w:b/>
          <w:bCs/>
          <w:sz w:val="24"/>
          <w:szCs w:val="24"/>
          <w:u w:val="single"/>
        </w:rPr>
        <w:lastRenderedPageBreak/>
        <w:t>Discussion</w:t>
      </w:r>
    </w:p>
    <w:p w14:paraId="5CAE81DD" w14:textId="77777777" w:rsidR="0048627A" w:rsidRPr="00535092" w:rsidRDefault="0048627A" w:rsidP="0048627A">
      <w:pPr>
        <w:spacing w:line="480" w:lineRule="auto"/>
        <w:rPr>
          <w:rFonts w:ascii="Times New Roman" w:hAnsi="Times New Roman" w:cs="Times New Roman"/>
          <w:b/>
          <w:bCs/>
          <w:sz w:val="24"/>
          <w:szCs w:val="24"/>
        </w:rPr>
      </w:pPr>
      <w:r w:rsidRPr="00535092">
        <w:rPr>
          <w:rFonts w:ascii="Times New Roman" w:hAnsi="Times New Roman" w:cs="Times New Roman"/>
          <w:b/>
          <w:bCs/>
          <w:sz w:val="24"/>
          <w:szCs w:val="24"/>
        </w:rPr>
        <w:t xml:space="preserve">Study Overview and </w:t>
      </w:r>
      <w:r w:rsidRPr="001F088C">
        <w:rPr>
          <w:rFonts w:ascii="Times New Roman" w:hAnsi="Times New Roman" w:cs="Times New Roman"/>
          <w:b/>
          <w:bCs/>
          <w:sz w:val="24"/>
          <w:szCs w:val="24"/>
        </w:rPr>
        <w:t>Broad Findings</w:t>
      </w:r>
    </w:p>
    <w:p w14:paraId="2DB8DE58" w14:textId="0816CF2E" w:rsidR="0048627A" w:rsidRDefault="0048627A" w:rsidP="0048627A">
      <w:pPr>
        <w:spacing w:line="480" w:lineRule="auto"/>
        <w:jc w:val="both"/>
        <w:rPr>
          <w:rFonts w:ascii="Times New Roman" w:hAnsi="Times New Roman" w:cs="Times New Roman"/>
          <w:sz w:val="24"/>
          <w:szCs w:val="24"/>
        </w:rPr>
      </w:pPr>
      <w:r w:rsidRPr="00C17E50">
        <w:rPr>
          <w:rFonts w:ascii="Times New Roman" w:hAnsi="Times New Roman" w:cs="Times New Roman"/>
          <w:sz w:val="24"/>
          <w:szCs w:val="24"/>
        </w:rPr>
        <w:t>This study questions the traditional view of coactivation as a purely mechanical strategy. It proposes that coactivation helps the nervous system with processing sensory information and controlling movement. An understanding of how coactivation balances metabolic costs and performance provides insights into motor control.</w:t>
      </w:r>
      <w:r>
        <w:rPr>
          <w:rFonts w:ascii="Times New Roman" w:hAnsi="Times New Roman" w:cs="Times New Roman"/>
          <w:sz w:val="24"/>
          <w:szCs w:val="24"/>
        </w:rPr>
        <w:t xml:space="preserve"> </w:t>
      </w:r>
      <w:r w:rsidRPr="00375EF4">
        <w:rPr>
          <w:rFonts w:ascii="Times New Roman" w:hAnsi="Times New Roman" w:cs="Times New Roman"/>
          <w:sz w:val="24"/>
          <w:szCs w:val="24"/>
        </w:rPr>
        <w:t>The main idea was that higher</w:t>
      </w:r>
      <w:r>
        <w:rPr>
          <w:rFonts w:ascii="Times New Roman" w:hAnsi="Times New Roman" w:cs="Times New Roman"/>
          <w:sz w:val="24"/>
          <w:szCs w:val="24"/>
        </w:rPr>
        <w:t xml:space="preserve"> muscle</w:t>
      </w:r>
      <w:r w:rsidRPr="00375EF4">
        <w:rPr>
          <w:rFonts w:ascii="Times New Roman" w:hAnsi="Times New Roman" w:cs="Times New Roman"/>
          <w:sz w:val="24"/>
          <w:szCs w:val="24"/>
        </w:rPr>
        <w:t xml:space="preserve"> coactivation would improve performance but increase energy costs, while lower levels save energy but hurt performance.</w:t>
      </w:r>
      <w:r w:rsidRPr="001F088C">
        <w:rPr>
          <w:rFonts w:ascii="Times New Roman" w:hAnsi="Times New Roman" w:cs="Times New Roman"/>
          <w:sz w:val="24"/>
          <w:szCs w:val="24"/>
        </w:rPr>
        <w:t xml:space="preserve"> The results support this idea, </w:t>
      </w:r>
      <w:r w:rsidRPr="00375EF4">
        <w:rPr>
          <w:rFonts w:ascii="Times New Roman" w:hAnsi="Times New Roman" w:cs="Times New Roman"/>
          <w:sz w:val="24"/>
          <w:szCs w:val="24"/>
        </w:rPr>
        <w:t>showing that while spontaneous coactivation</w:t>
      </w:r>
      <w:r>
        <w:rPr>
          <w:rFonts w:ascii="Times New Roman" w:hAnsi="Times New Roman" w:cs="Times New Roman"/>
          <w:sz w:val="24"/>
          <w:szCs w:val="24"/>
        </w:rPr>
        <w:t xml:space="preserve"> (1x)</w:t>
      </w:r>
      <w:r w:rsidRPr="00375EF4">
        <w:rPr>
          <w:rFonts w:ascii="Times New Roman" w:hAnsi="Times New Roman" w:cs="Times New Roman"/>
          <w:sz w:val="24"/>
          <w:szCs w:val="24"/>
        </w:rPr>
        <w:t xml:space="preserve"> helped save energy, increasing</w:t>
      </w:r>
      <w:r>
        <w:rPr>
          <w:rFonts w:ascii="Times New Roman" w:hAnsi="Times New Roman" w:cs="Times New Roman"/>
          <w:sz w:val="24"/>
          <w:szCs w:val="24"/>
        </w:rPr>
        <w:t xml:space="preserve"> muscle coactivation using biofeedback </w:t>
      </w:r>
      <w:r w:rsidRPr="00375EF4">
        <w:rPr>
          <w:rFonts w:ascii="Times New Roman" w:hAnsi="Times New Roman" w:cs="Times New Roman"/>
          <w:sz w:val="24"/>
          <w:szCs w:val="24"/>
        </w:rPr>
        <w:t>improved performance</w:t>
      </w:r>
      <w:r w:rsidR="00C051B9">
        <w:rPr>
          <w:rFonts w:ascii="Times New Roman" w:hAnsi="Times New Roman" w:cs="Times New Roman"/>
          <w:sz w:val="24"/>
          <w:szCs w:val="24"/>
        </w:rPr>
        <w:t xml:space="preserve"> – at the expense of </w:t>
      </w:r>
      <w:proofErr w:type="spellStart"/>
      <w:r w:rsidR="00C051B9">
        <w:rPr>
          <w:rFonts w:ascii="Times New Roman" w:hAnsi="Times New Roman" w:cs="Times New Roman"/>
          <w:sz w:val="24"/>
          <w:szCs w:val="24"/>
        </w:rPr>
        <w:t>meltabolic</w:t>
      </w:r>
      <w:proofErr w:type="spellEnd"/>
      <w:r w:rsidRPr="00375EF4">
        <w:rPr>
          <w:rFonts w:ascii="Times New Roman" w:hAnsi="Times New Roman" w:cs="Times New Roman"/>
          <w:sz w:val="24"/>
          <w:szCs w:val="24"/>
        </w:rPr>
        <w:t>.</w:t>
      </w:r>
      <w:r>
        <w:rPr>
          <w:rFonts w:ascii="Times New Roman" w:hAnsi="Times New Roman" w:cs="Times New Roman"/>
          <w:sz w:val="24"/>
          <w:szCs w:val="24"/>
        </w:rPr>
        <w:t xml:space="preserve"> </w:t>
      </w:r>
      <w:r w:rsidRPr="00375EF4">
        <w:rPr>
          <w:rFonts w:ascii="Times New Roman" w:hAnsi="Times New Roman" w:cs="Times New Roman"/>
          <w:sz w:val="24"/>
          <w:szCs w:val="24"/>
        </w:rPr>
        <w:t xml:space="preserve">This suggests that coactivation helps </w:t>
      </w:r>
      <w:r w:rsidR="00C051B9">
        <w:rPr>
          <w:rFonts w:ascii="Times New Roman" w:hAnsi="Times New Roman" w:cs="Times New Roman"/>
          <w:sz w:val="24"/>
          <w:szCs w:val="24"/>
        </w:rPr>
        <w:t>prime the nervous system to</w:t>
      </w:r>
      <w:r w:rsidRPr="00375EF4">
        <w:rPr>
          <w:rFonts w:ascii="Times New Roman" w:hAnsi="Times New Roman" w:cs="Times New Roman"/>
          <w:sz w:val="24"/>
          <w:szCs w:val="24"/>
        </w:rPr>
        <w:t xml:space="preserve"> respond to sensory feedback.</w:t>
      </w:r>
    </w:p>
    <w:p w14:paraId="28368E64" w14:textId="77777777" w:rsidR="0048627A" w:rsidRDefault="0048627A" w:rsidP="0048627A">
      <w:pPr>
        <w:spacing w:line="480" w:lineRule="auto"/>
        <w:rPr>
          <w:rFonts w:ascii="Times New Roman" w:hAnsi="Times New Roman" w:cs="Times New Roman"/>
          <w:b/>
          <w:bCs/>
          <w:sz w:val="24"/>
          <w:szCs w:val="24"/>
        </w:rPr>
      </w:pPr>
      <w:r w:rsidRPr="00F47B27">
        <w:rPr>
          <w:rFonts w:ascii="Times New Roman" w:hAnsi="Times New Roman" w:cs="Times New Roman"/>
          <w:b/>
          <w:bCs/>
          <w:sz w:val="24"/>
          <w:szCs w:val="24"/>
        </w:rPr>
        <w:t>Elbow Angle Dynamics</w:t>
      </w:r>
    </w:p>
    <w:p w14:paraId="5001638D" w14:textId="4865E361" w:rsidR="0048627A" w:rsidRPr="0022282C" w:rsidRDefault="0048627A" w:rsidP="0048627A">
      <w:pPr>
        <w:spacing w:line="480" w:lineRule="auto"/>
        <w:jc w:val="both"/>
      </w:pPr>
      <w:r w:rsidRPr="006A08B4">
        <w:rPr>
          <w:rFonts w:ascii="Times New Roman" w:hAnsi="Times New Roman" w:cs="Times New Roman"/>
          <w:sz w:val="24"/>
          <w:szCs w:val="24"/>
        </w:rPr>
        <w:t>The changes in elbow angles shown in Figures 2 and 3 suggest that increasing coactivation reduces how much the arm moves when disturbed. Figure 2 tracks the angle over time, dropping from -14.5 degrees at 0.5x to -5 degrees at 16x in extension, and from 13 degrees to 5 degrees in flexion. Figure 3 confirms</w:t>
      </w:r>
      <w:r>
        <w:rPr>
          <w:rFonts w:ascii="Times New Roman" w:hAnsi="Times New Roman" w:cs="Times New Roman"/>
          <w:sz w:val="24"/>
          <w:szCs w:val="24"/>
        </w:rPr>
        <w:t xml:space="preserve"> these</w:t>
      </w:r>
      <w:r w:rsidRPr="006A08B4">
        <w:rPr>
          <w:rFonts w:ascii="Times New Roman" w:hAnsi="Times New Roman" w:cs="Times New Roman"/>
          <w:sz w:val="24"/>
          <w:szCs w:val="24"/>
        </w:rPr>
        <w:t xml:space="preserve"> peak </w:t>
      </w:r>
      <w:r>
        <w:rPr>
          <w:rFonts w:ascii="Times New Roman" w:hAnsi="Times New Roman" w:cs="Times New Roman"/>
          <w:sz w:val="24"/>
          <w:szCs w:val="24"/>
        </w:rPr>
        <w:t>displacement value</w:t>
      </w:r>
      <w:r w:rsidRPr="006A08B4">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7312BB">
        <w:rPr>
          <w:rFonts w:ascii="Times New Roman" w:hAnsi="Times New Roman" w:cs="Times New Roman"/>
          <w:sz w:val="24"/>
          <w:szCs w:val="24"/>
        </w:rPr>
        <w:t>shows that as muscle coactivation increases, the elbow returns closer to its original position with less overall movement. This suggests that coactivation plays an important role in controlling limb stability and reducing deviations from the circular target</w:t>
      </w:r>
      <w:r w:rsidRPr="006A08B4">
        <w:rPr>
          <w:rFonts w:ascii="Times New Roman" w:hAnsi="Times New Roman" w:cs="Times New Roman"/>
          <w:sz w:val="24"/>
          <w:szCs w:val="24"/>
        </w:rPr>
        <w:t>. This fits with</w:t>
      </w:r>
      <w:r w:rsidR="001F56AD">
        <w:rPr>
          <w:rFonts w:ascii="Times New Roman" w:hAnsi="Times New Roman" w:cs="Times New Roman"/>
          <w:sz w:val="24"/>
          <w:szCs w:val="24"/>
        </w:rPr>
        <w:t xml:space="preserve"> </w:t>
      </w:r>
      <w:r w:rsidR="001F56AD" w:rsidRPr="0080138E">
        <w:rPr>
          <w:rFonts w:ascii="Times New Roman" w:hAnsi="Times New Roman" w:cs="Times New Roman"/>
          <w:sz w:val="24"/>
          <w:szCs w:val="24"/>
        </w:rPr>
        <w:t>Maurus et al</w:t>
      </w:r>
      <w:r w:rsidR="001F56AD">
        <w:rPr>
          <w:rFonts w:ascii="Times New Roman" w:hAnsi="Times New Roman" w:cs="Times New Roman"/>
          <w:sz w:val="24"/>
          <w:szCs w:val="24"/>
        </w:rPr>
        <w:t>.</w:t>
      </w:r>
      <w:r w:rsidRPr="006A08B4">
        <w:rPr>
          <w:rFonts w:ascii="Times New Roman" w:hAnsi="Times New Roman" w:cs="Times New Roman"/>
          <w:sz w:val="24"/>
          <w:szCs w:val="24"/>
        </w:rPr>
        <w:t xml:space="preserve"> (2024), who argue coactivation strengthens feedback control to keep limbs steady, pushing against the old belief </w:t>
      </w:r>
      <w:r>
        <w:rPr>
          <w:rFonts w:ascii="Times New Roman" w:hAnsi="Times New Roman" w:cs="Times New Roman"/>
          <w:sz w:val="24"/>
          <w:szCs w:val="24"/>
        </w:rPr>
        <w:t>that muscle coactivation</w:t>
      </w:r>
      <w:r w:rsidRPr="006A08B4">
        <w:rPr>
          <w:rFonts w:ascii="Times New Roman" w:hAnsi="Times New Roman" w:cs="Times New Roman"/>
          <w:sz w:val="24"/>
          <w:szCs w:val="24"/>
        </w:rPr>
        <w:t xml:space="preserve"> only stiffens muscles to resist force.</w:t>
      </w:r>
      <w:r>
        <w:rPr>
          <w:rFonts w:ascii="Times New Roman" w:hAnsi="Times New Roman" w:cs="Times New Roman"/>
          <w:sz w:val="24"/>
          <w:szCs w:val="24"/>
        </w:rPr>
        <w:t xml:space="preserve"> Our results support </w:t>
      </w:r>
      <w:r w:rsidRPr="007312BB">
        <w:rPr>
          <w:rFonts w:ascii="Times New Roman" w:hAnsi="Times New Roman" w:cs="Times New Roman"/>
          <w:sz w:val="24"/>
          <w:szCs w:val="24"/>
        </w:rPr>
        <w:t>the idea that coactivation helps fine-tune motor responses by limiting excessive motion.</w:t>
      </w:r>
      <w:r>
        <w:rPr>
          <w:rFonts w:ascii="Times New Roman" w:hAnsi="Times New Roman" w:cs="Times New Roman"/>
          <w:sz w:val="24"/>
          <w:szCs w:val="24"/>
        </w:rPr>
        <w:t xml:space="preserve"> </w:t>
      </w:r>
      <w:r w:rsidRPr="00596DD5">
        <w:rPr>
          <w:rFonts w:ascii="Times New Roman" w:hAnsi="Times New Roman" w:cs="Times New Roman"/>
          <w:sz w:val="24"/>
          <w:szCs w:val="24"/>
        </w:rPr>
        <w:t xml:space="preserve">The decrease in movement with higher coactivation </w:t>
      </w:r>
      <w:r w:rsidRPr="00596DD5">
        <w:rPr>
          <w:rFonts w:ascii="Times New Roman" w:hAnsi="Times New Roman" w:cs="Times New Roman"/>
          <w:sz w:val="24"/>
          <w:szCs w:val="24"/>
        </w:rPr>
        <w:lastRenderedPageBreak/>
        <w:t xml:space="preserve">indicates that participants were able to </w:t>
      </w:r>
      <w:r>
        <w:rPr>
          <w:rFonts w:ascii="Times New Roman" w:hAnsi="Times New Roman" w:cs="Times New Roman"/>
          <w:sz w:val="24"/>
          <w:szCs w:val="24"/>
        </w:rPr>
        <w:t>change</w:t>
      </w:r>
      <w:r w:rsidRPr="00596DD5">
        <w:rPr>
          <w:rFonts w:ascii="Times New Roman" w:hAnsi="Times New Roman" w:cs="Times New Roman"/>
          <w:sz w:val="24"/>
          <w:szCs w:val="24"/>
        </w:rPr>
        <w:t xml:space="preserve"> their stiffness to maintain better control.</w:t>
      </w:r>
      <w:r>
        <w:t xml:space="preserve"> </w:t>
      </w:r>
      <w:r w:rsidRPr="006A08B4">
        <w:rPr>
          <w:rFonts w:ascii="Times New Roman" w:hAnsi="Times New Roman" w:cs="Times New Roman"/>
          <w:sz w:val="24"/>
          <w:szCs w:val="24"/>
        </w:rPr>
        <w:t xml:space="preserve">This is important because it </w:t>
      </w:r>
      <w:r>
        <w:rPr>
          <w:rFonts w:ascii="Times New Roman" w:hAnsi="Times New Roman" w:cs="Times New Roman"/>
          <w:sz w:val="24"/>
          <w:szCs w:val="24"/>
        </w:rPr>
        <w:t xml:space="preserve">provides information to understand </w:t>
      </w:r>
      <w:r w:rsidRPr="006A08B4">
        <w:rPr>
          <w:rFonts w:ascii="Times New Roman" w:hAnsi="Times New Roman" w:cs="Times New Roman"/>
          <w:sz w:val="24"/>
          <w:szCs w:val="24"/>
        </w:rPr>
        <w:t>how coactivation balances performance and metabolic cost under disturbances.</w:t>
      </w:r>
    </w:p>
    <w:p w14:paraId="6054EE2A" w14:textId="77777777" w:rsidR="0048627A" w:rsidRPr="006A08B4" w:rsidRDefault="0048627A" w:rsidP="0048627A">
      <w:pPr>
        <w:spacing w:line="480" w:lineRule="auto"/>
        <w:rPr>
          <w:rFonts w:ascii="Times New Roman" w:hAnsi="Times New Roman" w:cs="Times New Roman"/>
          <w:b/>
          <w:bCs/>
          <w:sz w:val="24"/>
          <w:szCs w:val="24"/>
        </w:rPr>
      </w:pPr>
      <w:r w:rsidRPr="006A08B4">
        <w:rPr>
          <w:rFonts w:ascii="Times New Roman" w:hAnsi="Times New Roman" w:cs="Times New Roman"/>
          <w:b/>
          <w:bCs/>
          <w:sz w:val="24"/>
          <w:szCs w:val="24"/>
        </w:rPr>
        <w:t xml:space="preserve">Movement Time Optimisation </w:t>
      </w:r>
    </w:p>
    <w:p w14:paraId="3541A836" w14:textId="77777777" w:rsidR="0048627A" w:rsidRDefault="0048627A" w:rsidP="0048627A">
      <w:pPr>
        <w:spacing w:line="480" w:lineRule="auto"/>
        <w:jc w:val="both"/>
        <w:rPr>
          <w:rFonts w:ascii="Times New Roman" w:hAnsi="Times New Roman" w:cs="Times New Roman"/>
          <w:sz w:val="24"/>
          <w:szCs w:val="24"/>
        </w:rPr>
      </w:pPr>
      <w:r w:rsidRPr="00E63962">
        <w:rPr>
          <w:rFonts w:ascii="Times New Roman" w:hAnsi="Times New Roman" w:cs="Times New Roman"/>
          <w:sz w:val="24"/>
          <w:szCs w:val="24"/>
        </w:rPr>
        <w:t xml:space="preserve">The data in Figure 4 shows how </w:t>
      </w:r>
      <w:r>
        <w:rPr>
          <w:rFonts w:ascii="Times New Roman" w:hAnsi="Times New Roman" w:cs="Times New Roman"/>
          <w:sz w:val="24"/>
          <w:szCs w:val="24"/>
        </w:rPr>
        <w:t xml:space="preserve">muscle </w:t>
      </w:r>
      <w:r w:rsidRPr="00E63962">
        <w:rPr>
          <w:rFonts w:ascii="Times New Roman" w:hAnsi="Times New Roman" w:cs="Times New Roman"/>
          <w:sz w:val="24"/>
          <w:szCs w:val="24"/>
        </w:rPr>
        <w:t xml:space="preserve">coactivation affects how quickly you can </w:t>
      </w:r>
      <w:proofErr w:type="gramStart"/>
      <w:r w:rsidRPr="00E63962">
        <w:rPr>
          <w:rFonts w:ascii="Times New Roman" w:hAnsi="Times New Roman" w:cs="Times New Roman"/>
          <w:sz w:val="24"/>
          <w:szCs w:val="24"/>
        </w:rPr>
        <w:t xml:space="preserve">return </w:t>
      </w:r>
      <w:r>
        <w:rPr>
          <w:rFonts w:ascii="Times New Roman" w:hAnsi="Times New Roman" w:cs="Times New Roman"/>
          <w:sz w:val="24"/>
          <w:szCs w:val="24"/>
        </w:rPr>
        <w:t>back</w:t>
      </w:r>
      <w:proofErr w:type="gramEnd"/>
      <w:r>
        <w:rPr>
          <w:rFonts w:ascii="Times New Roman" w:hAnsi="Times New Roman" w:cs="Times New Roman"/>
          <w:sz w:val="24"/>
          <w:szCs w:val="24"/>
        </w:rPr>
        <w:t xml:space="preserve"> </w:t>
      </w:r>
      <w:r w:rsidRPr="00E63962">
        <w:rPr>
          <w:rFonts w:ascii="Times New Roman" w:hAnsi="Times New Roman" w:cs="Times New Roman"/>
          <w:sz w:val="24"/>
          <w:szCs w:val="24"/>
        </w:rPr>
        <w:t xml:space="preserve">to the target. </w:t>
      </w:r>
      <w:r w:rsidRPr="0022282C">
        <w:rPr>
          <w:rFonts w:ascii="Times New Roman" w:hAnsi="Times New Roman" w:cs="Times New Roman"/>
          <w:sz w:val="24"/>
          <w:szCs w:val="24"/>
        </w:rPr>
        <w:t>The figure shows a decrease from 420 milliseconds at 0.5x to 280 milliseconds at 8x, then an increase to 340 milliseconds at 16x. The trend indicates that increased coactivation generally reduces movement time</w:t>
      </w:r>
      <w:r>
        <w:rPr>
          <w:rFonts w:ascii="Times New Roman" w:hAnsi="Times New Roman" w:cs="Times New Roman"/>
          <w:sz w:val="24"/>
          <w:szCs w:val="24"/>
        </w:rPr>
        <w:t xml:space="preserve">. </w:t>
      </w:r>
      <w:r w:rsidRPr="0022282C">
        <w:rPr>
          <w:rFonts w:ascii="Times New Roman" w:hAnsi="Times New Roman" w:cs="Times New Roman"/>
          <w:sz w:val="24"/>
          <w:szCs w:val="24"/>
        </w:rPr>
        <w:t>This pattern builds on Maurus et al. (2023), who note the nervous system adjusts sensorimotor gains for quick responses, challenging the idea that less coactivation always enhances mobility.</w:t>
      </w:r>
      <w:r>
        <w:rPr>
          <w:rFonts w:ascii="Times New Roman" w:hAnsi="Times New Roman" w:cs="Times New Roman"/>
          <w:sz w:val="24"/>
          <w:szCs w:val="24"/>
        </w:rPr>
        <w:t xml:space="preserve"> On the contrary, figure 4 shows that </w:t>
      </w:r>
      <w:r w:rsidRPr="00E63962">
        <w:rPr>
          <w:rFonts w:ascii="Times New Roman" w:hAnsi="Times New Roman" w:cs="Times New Roman"/>
          <w:sz w:val="24"/>
          <w:szCs w:val="24"/>
        </w:rPr>
        <w:t>too muc</w:t>
      </w:r>
      <w:r>
        <w:rPr>
          <w:rFonts w:ascii="Times New Roman" w:hAnsi="Times New Roman" w:cs="Times New Roman"/>
          <w:sz w:val="24"/>
          <w:szCs w:val="24"/>
        </w:rPr>
        <w:t xml:space="preserve">h coactivation </w:t>
      </w:r>
      <w:r w:rsidRPr="00E63962">
        <w:rPr>
          <w:rFonts w:ascii="Times New Roman" w:hAnsi="Times New Roman" w:cs="Times New Roman"/>
          <w:sz w:val="24"/>
          <w:szCs w:val="24"/>
        </w:rPr>
        <w:t xml:space="preserve">(16x) seems to slow things down, probably because it </w:t>
      </w:r>
      <w:r>
        <w:rPr>
          <w:rFonts w:ascii="Times New Roman" w:hAnsi="Times New Roman" w:cs="Times New Roman"/>
          <w:sz w:val="24"/>
          <w:szCs w:val="24"/>
        </w:rPr>
        <w:t xml:space="preserve">results in </w:t>
      </w:r>
      <w:r w:rsidRPr="0022282C">
        <w:rPr>
          <w:rFonts w:ascii="Times New Roman" w:hAnsi="Times New Roman" w:cs="Times New Roman"/>
          <w:sz w:val="24"/>
          <w:szCs w:val="24"/>
        </w:rPr>
        <w:t>increased stiffness or metabolic constraints</w:t>
      </w:r>
      <w:r>
        <w:rPr>
          <w:rFonts w:ascii="Times New Roman" w:hAnsi="Times New Roman" w:cs="Times New Roman"/>
          <w:sz w:val="24"/>
          <w:szCs w:val="24"/>
        </w:rPr>
        <w:t>. T</w:t>
      </w:r>
      <w:r w:rsidRPr="00E63962">
        <w:rPr>
          <w:rFonts w:ascii="Times New Roman" w:hAnsi="Times New Roman" w:cs="Times New Roman"/>
          <w:sz w:val="24"/>
          <w:szCs w:val="24"/>
        </w:rPr>
        <w:t>h</w:t>
      </w:r>
      <w:r>
        <w:rPr>
          <w:rFonts w:ascii="Times New Roman" w:hAnsi="Times New Roman" w:cs="Times New Roman"/>
          <w:sz w:val="24"/>
          <w:szCs w:val="24"/>
        </w:rPr>
        <w:t>is could also be explained because the</w:t>
      </w:r>
      <w:r w:rsidRPr="00E63962">
        <w:rPr>
          <w:rFonts w:ascii="Times New Roman" w:hAnsi="Times New Roman" w:cs="Times New Roman"/>
          <w:sz w:val="24"/>
          <w:szCs w:val="24"/>
        </w:rPr>
        <w:t xml:space="preserve"> error bars are </w:t>
      </w:r>
      <w:r>
        <w:rPr>
          <w:rFonts w:ascii="Times New Roman" w:hAnsi="Times New Roman" w:cs="Times New Roman"/>
          <w:sz w:val="24"/>
          <w:szCs w:val="24"/>
        </w:rPr>
        <w:t xml:space="preserve">the </w:t>
      </w:r>
      <w:r w:rsidRPr="00E63962">
        <w:rPr>
          <w:rFonts w:ascii="Times New Roman" w:hAnsi="Times New Roman" w:cs="Times New Roman"/>
          <w:sz w:val="24"/>
          <w:szCs w:val="24"/>
        </w:rPr>
        <w:t>widest at 16x</w:t>
      </w:r>
      <w:r>
        <w:rPr>
          <w:rFonts w:ascii="Times New Roman" w:hAnsi="Times New Roman" w:cs="Times New Roman"/>
          <w:sz w:val="24"/>
          <w:szCs w:val="24"/>
        </w:rPr>
        <w:t xml:space="preserve"> </w:t>
      </w:r>
      <w:r w:rsidRPr="0022282C">
        <w:rPr>
          <w:rFonts w:ascii="Times New Roman" w:hAnsi="Times New Roman" w:cs="Times New Roman"/>
          <w:sz w:val="24"/>
          <w:szCs w:val="24"/>
        </w:rPr>
        <w:t>(±250 milliseconds)</w:t>
      </w:r>
      <w:r w:rsidRPr="00E63962">
        <w:rPr>
          <w:rFonts w:ascii="Times New Roman" w:hAnsi="Times New Roman" w:cs="Times New Roman"/>
          <w:sz w:val="24"/>
          <w:szCs w:val="24"/>
        </w:rPr>
        <w:t>, which suggests there's a lot of variation at that level, likely due to the small number of samples</w:t>
      </w:r>
      <w:r>
        <w:rPr>
          <w:rFonts w:ascii="Times New Roman" w:hAnsi="Times New Roman" w:cs="Times New Roman"/>
          <w:sz w:val="24"/>
          <w:szCs w:val="24"/>
        </w:rPr>
        <w:t xml:space="preserve"> that completed the 16x condition. </w:t>
      </w:r>
      <w:r w:rsidRPr="00E63962">
        <w:rPr>
          <w:rFonts w:ascii="Times New Roman" w:hAnsi="Times New Roman" w:cs="Times New Roman"/>
          <w:sz w:val="24"/>
          <w:szCs w:val="24"/>
        </w:rPr>
        <w:t xml:space="preserve">The </w:t>
      </w:r>
      <w:r>
        <w:rPr>
          <w:rFonts w:ascii="Times New Roman" w:hAnsi="Times New Roman" w:cs="Times New Roman"/>
          <w:sz w:val="24"/>
          <w:szCs w:val="24"/>
        </w:rPr>
        <w:t>lowest movement time</w:t>
      </w:r>
      <w:r w:rsidRPr="00E63962">
        <w:rPr>
          <w:rFonts w:ascii="Times New Roman" w:hAnsi="Times New Roman" w:cs="Times New Roman"/>
          <w:sz w:val="24"/>
          <w:szCs w:val="24"/>
        </w:rPr>
        <w:t xml:space="preserve"> at 8x hints at an ideal spot, which could really help when training for fast recovery tasks. It brings up the interesting balance between speed and energy use when it comes to coactivation.</w:t>
      </w:r>
    </w:p>
    <w:p w14:paraId="32DEE91F" w14:textId="0A161732" w:rsidR="0048627A" w:rsidRPr="006A08B4" w:rsidRDefault="0048627A" w:rsidP="0048627A">
      <w:pPr>
        <w:spacing w:line="480" w:lineRule="auto"/>
        <w:rPr>
          <w:rFonts w:ascii="Times New Roman" w:hAnsi="Times New Roman" w:cs="Times New Roman"/>
          <w:b/>
          <w:bCs/>
          <w:sz w:val="24"/>
          <w:szCs w:val="24"/>
        </w:rPr>
      </w:pPr>
      <w:r w:rsidRPr="006A08B4">
        <w:rPr>
          <w:rFonts w:ascii="Times New Roman" w:hAnsi="Times New Roman" w:cs="Times New Roman"/>
          <w:b/>
          <w:bCs/>
          <w:sz w:val="24"/>
          <w:szCs w:val="24"/>
        </w:rPr>
        <w:t xml:space="preserve">Muscle Activity Patterns in Extension </w:t>
      </w:r>
    </w:p>
    <w:p w14:paraId="2CA22B5F" w14:textId="77777777" w:rsidR="0048627A" w:rsidRPr="00520C46" w:rsidRDefault="0048627A" w:rsidP="0048627A">
      <w:pPr>
        <w:spacing w:line="480" w:lineRule="auto"/>
        <w:jc w:val="both"/>
        <w:rPr>
          <w:rFonts w:ascii="Times New Roman" w:hAnsi="Times New Roman" w:cs="Times New Roman"/>
          <w:sz w:val="24"/>
          <w:szCs w:val="24"/>
        </w:rPr>
      </w:pPr>
      <w:r w:rsidRPr="007C3457">
        <w:rPr>
          <w:rFonts w:ascii="Times New Roman" w:hAnsi="Times New Roman" w:cs="Times New Roman"/>
          <w:sz w:val="24"/>
          <w:szCs w:val="24"/>
        </w:rPr>
        <w:t xml:space="preserve">Figure 5 shows that as coactivation increases, the activity in the brachioradialis and biceps longus </w:t>
      </w:r>
      <w:r w:rsidRPr="00497F74">
        <w:rPr>
          <w:rFonts w:ascii="Times New Roman" w:hAnsi="Times New Roman" w:cs="Times New Roman"/>
          <w:sz w:val="24"/>
          <w:szCs w:val="24"/>
        </w:rPr>
        <w:t>(both agonist muscles)</w:t>
      </w:r>
      <w:r>
        <w:rPr>
          <w:rFonts w:ascii="Times New Roman" w:hAnsi="Times New Roman" w:cs="Times New Roman"/>
          <w:sz w:val="24"/>
          <w:szCs w:val="24"/>
        </w:rPr>
        <w:t xml:space="preserve"> goes up. </w:t>
      </w:r>
      <w:r w:rsidRPr="007C3457">
        <w:rPr>
          <w:rFonts w:ascii="Times New Roman" w:hAnsi="Times New Roman" w:cs="Times New Roman"/>
          <w:sz w:val="24"/>
          <w:szCs w:val="24"/>
        </w:rPr>
        <w:t>This increase is more noticeable during the LLR window than during the SLR window (see Figure 6).</w:t>
      </w:r>
      <w:r>
        <w:rPr>
          <w:rFonts w:ascii="Times New Roman" w:hAnsi="Times New Roman" w:cs="Times New Roman"/>
          <w:sz w:val="24"/>
          <w:szCs w:val="24"/>
        </w:rPr>
        <w:t xml:space="preserve"> Both the figures also show that a</w:t>
      </w:r>
      <w:r w:rsidRPr="00B60D1E">
        <w:rPr>
          <w:rFonts w:ascii="Times New Roman" w:hAnsi="Times New Roman" w:cs="Times New Roman"/>
          <w:sz w:val="24"/>
          <w:szCs w:val="24"/>
        </w:rPr>
        <w:t>ntagonist muscle inhibition (triceps lateralis</w:t>
      </w:r>
      <w:r>
        <w:rPr>
          <w:rFonts w:ascii="Times New Roman" w:hAnsi="Times New Roman" w:cs="Times New Roman"/>
          <w:sz w:val="24"/>
          <w:szCs w:val="24"/>
        </w:rPr>
        <w:t xml:space="preserve"> and</w:t>
      </w:r>
      <w:r w:rsidRPr="00B60D1E">
        <w:rPr>
          <w:rFonts w:ascii="Times New Roman" w:hAnsi="Times New Roman" w:cs="Times New Roman"/>
          <w:sz w:val="24"/>
          <w:szCs w:val="24"/>
        </w:rPr>
        <w:t xml:space="preserve"> triceps longus) also increased with coactivation</w:t>
      </w:r>
      <w:r w:rsidRPr="00497F74">
        <w:rPr>
          <w:rFonts w:ascii="Times New Roman" w:hAnsi="Times New Roman" w:cs="Times New Roman"/>
          <w:sz w:val="24"/>
          <w:szCs w:val="24"/>
        </w:rPr>
        <w:t xml:space="preserve">. Greater inhibition of antagonist muscles suggests improved reciprocal inhibition, reducing opposition to the desired </w:t>
      </w:r>
      <w:r w:rsidRPr="00497F74">
        <w:rPr>
          <w:rFonts w:ascii="Times New Roman" w:hAnsi="Times New Roman" w:cs="Times New Roman"/>
          <w:sz w:val="24"/>
          <w:szCs w:val="24"/>
        </w:rPr>
        <w:lastRenderedPageBreak/>
        <w:t xml:space="preserve">movement </w:t>
      </w:r>
      <w:r w:rsidRPr="00C231B2">
        <w:rPr>
          <w:rFonts w:ascii="Times New Roman" w:hAnsi="Times New Roman" w:cs="Times New Roman"/>
          <w:sz w:val="24"/>
          <w:szCs w:val="24"/>
        </w:rPr>
        <w:t>(Geertsen et al., 2011)</w:t>
      </w:r>
      <w:r w:rsidRPr="00497F74">
        <w:rPr>
          <w:rFonts w:ascii="Times New Roman" w:hAnsi="Times New Roman" w:cs="Times New Roman"/>
          <w:sz w:val="24"/>
          <w:szCs w:val="24"/>
        </w:rPr>
        <w:t>. The overall trend in figures</w:t>
      </w:r>
      <w:r>
        <w:rPr>
          <w:rFonts w:ascii="Times New Roman" w:hAnsi="Times New Roman" w:cs="Times New Roman"/>
          <w:sz w:val="24"/>
          <w:szCs w:val="24"/>
        </w:rPr>
        <w:t xml:space="preserve"> 5 and 6</w:t>
      </w:r>
      <w:r w:rsidRPr="00497F74">
        <w:rPr>
          <w:rFonts w:ascii="Times New Roman" w:hAnsi="Times New Roman" w:cs="Times New Roman"/>
          <w:sz w:val="24"/>
          <w:szCs w:val="24"/>
        </w:rPr>
        <w:t xml:space="preserve"> was that </w:t>
      </w:r>
      <w:r w:rsidRPr="00E17789">
        <w:rPr>
          <w:rFonts w:ascii="Times New Roman" w:hAnsi="Times New Roman" w:cs="Times New Roman"/>
          <w:sz w:val="24"/>
          <w:szCs w:val="24"/>
        </w:rPr>
        <w:t>coactivation boosts agonist activity while reducing antagonist engagement.</w:t>
      </w:r>
      <w:r w:rsidRPr="00497F74">
        <w:rPr>
          <w:rFonts w:ascii="Times New Roman" w:hAnsi="Times New Roman" w:cs="Times New Roman"/>
          <w:sz w:val="24"/>
          <w:szCs w:val="24"/>
        </w:rPr>
        <w:t xml:space="preserve"> </w:t>
      </w:r>
      <w:r w:rsidRPr="00E17789">
        <w:rPr>
          <w:rFonts w:ascii="Times New Roman" w:hAnsi="Times New Roman" w:cs="Times New Roman"/>
          <w:sz w:val="24"/>
          <w:szCs w:val="24"/>
        </w:rPr>
        <w:t xml:space="preserve">This </w:t>
      </w:r>
      <w:r>
        <w:rPr>
          <w:rFonts w:ascii="Times New Roman" w:hAnsi="Times New Roman" w:cs="Times New Roman"/>
          <w:sz w:val="24"/>
          <w:szCs w:val="24"/>
        </w:rPr>
        <w:t xml:space="preserve">supports </w:t>
      </w:r>
      <w:r w:rsidRPr="00E17789">
        <w:rPr>
          <w:rFonts w:ascii="Times New Roman" w:hAnsi="Times New Roman" w:cs="Times New Roman"/>
          <w:sz w:val="24"/>
          <w:szCs w:val="24"/>
        </w:rPr>
        <w:t>Cluff and Scott (2013)</w:t>
      </w:r>
      <w:r>
        <w:rPr>
          <w:rFonts w:ascii="Times New Roman" w:hAnsi="Times New Roman" w:cs="Times New Roman"/>
          <w:sz w:val="24"/>
          <w:szCs w:val="24"/>
        </w:rPr>
        <w:t xml:space="preserve"> </w:t>
      </w:r>
      <w:r w:rsidRPr="00520C46">
        <w:rPr>
          <w:rFonts w:ascii="Times New Roman" w:hAnsi="Times New Roman" w:cs="Times New Roman"/>
          <w:sz w:val="24"/>
          <w:szCs w:val="24"/>
        </w:rPr>
        <w:t>idea that coactivation can help with limb stability. They also challenge the old view that coactivation is just about resisting movement, suggesting it plays a role in enhancing feedback from the nerves. The findings imply that greater coactivation helps produce more force while also adjusting reflexes, which could lead to better stability and precision during extension tasks</w:t>
      </w:r>
      <w:r>
        <w:rPr>
          <w:rFonts w:ascii="Times New Roman" w:hAnsi="Times New Roman" w:cs="Times New Roman"/>
          <w:sz w:val="24"/>
          <w:szCs w:val="24"/>
        </w:rPr>
        <w:t>.</w:t>
      </w:r>
      <w:r w:rsidRPr="00497F74">
        <w:rPr>
          <w:rFonts w:ascii="Times New Roman" w:hAnsi="Times New Roman" w:cs="Times New Roman"/>
          <w:sz w:val="24"/>
          <w:szCs w:val="24"/>
        </w:rPr>
        <w:t xml:space="preserve"> </w:t>
      </w:r>
    </w:p>
    <w:p w14:paraId="64669E92" w14:textId="77777777" w:rsidR="0048627A" w:rsidRDefault="0048627A" w:rsidP="0048627A">
      <w:pPr>
        <w:spacing w:line="480" w:lineRule="auto"/>
        <w:rPr>
          <w:rFonts w:ascii="Times New Roman" w:hAnsi="Times New Roman" w:cs="Times New Roman"/>
          <w:b/>
          <w:bCs/>
          <w:sz w:val="24"/>
          <w:szCs w:val="24"/>
        </w:rPr>
      </w:pPr>
      <w:r w:rsidRPr="006A08B4">
        <w:rPr>
          <w:rFonts w:ascii="Times New Roman" w:hAnsi="Times New Roman" w:cs="Times New Roman"/>
          <w:b/>
          <w:bCs/>
          <w:sz w:val="24"/>
          <w:szCs w:val="24"/>
        </w:rPr>
        <w:t>Muscle Activity Patterns in</w:t>
      </w:r>
      <w:r w:rsidRPr="005B4D73">
        <w:rPr>
          <w:rFonts w:ascii="Times New Roman" w:hAnsi="Times New Roman" w:cs="Times New Roman"/>
          <w:b/>
          <w:bCs/>
          <w:sz w:val="24"/>
          <w:szCs w:val="24"/>
        </w:rPr>
        <w:t xml:space="preserve"> Flexion  </w:t>
      </w:r>
    </w:p>
    <w:p w14:paraId="4FDE36AE" w14:textId="17A762A2" w:rsidR="0048627A" w:rsidRPr="005B4D73" w:rsidRDefault="0048627A" w:rsidP="0048627A">
      <w:pPr>
        <w:spacing w:line="480" w:lineRule="auto"/>
        <w:jc w:val="both"/>
        <w:rPr>
          <w:rFonts w:ascii="Times New Roman" w:hAnsi="Times New Roman" w:cs="Times New Roman"/>
          <w:color w:val="FF0000"/>
          <w:sz w:val="24"/>
          <w:szCs w:val="24"/>
        </w:rPr>
      </w:pPr>
      <w:r>
        <w:rPr>
          <w:rFonts w:ascii="Times New Roman" w:hAnsi="Times New Roman" w:cs="Times New Roman"/>
          <w:sz w:val="24"/>
          <w:szCs w:val="24"/>
        </w:rPr>
        <w:t xml:space="preserve">Like the extension protocol, the flexion protocol (Figure 7 and 8) indicates that with greater coactivation, the activity of the agonist muscle increases </w:t>
      </w:r>
      <w:r w:rsidRPr="005B4D73">
        <w:rPr>
          <w:rFonts w:ascii="Times New Roman" w:hAnsi="Times New Roman" w:cs="Times New Roman"/>
          <w:sz w:val="24"/>
          <w:szCs w:val="24"/>
        </w:rPr>
        <w:t>while the antagonist muscle is more inhibited.</w:t>
      </w:r>
      <w:r>
        <w:rPr>
          <w:rFonts w:ascii="Times New Roman" w:hAnsi="Times New Roman" w:cs="Times New Roman"/>
          <w:sz w:val="24"/>
          <w:szCs w:val="24"/>
        </w:rPr>
        <w:t xml:space="preserve"> </w:t>
      </w:r>
      <w:r w:rsidRPr="005B4D73">
        <w:rPr>
          <w:rFonts w:ascii="Times New Roman" w:hAnsi="Times New Roman" w:cs="Times New Roman"/>
          <w:sz w:val="24"/>
          <w:szCs w:val="24"/>
        </w:rPr>
        <w:t>The main difference here is which muscles are acting as agonists and antagonists.</w:t>
      </w:r>
      <w:r>
        <w:rPr>
          <w:rFonts w:ascii="Times New Roman" w:hAnsi="Times New Roman" w:cs="Times New Roman"/>
          <w:sz w:val="24"/>
          <w:szCs w:val="24"/>
        </w:rPr>
        <w:t xml:space="preserve"> </w:t>
      </w:r>
      <w:r w:rsidRPr="005B4D73">
        <w:rPr>
          <w:rFonts w:ascii="Times New Roman" w:hAnsi="Times New Roman" w:cs="Times New Roman"/>
          <w:sz w:val="24"/>
          <w:szCs w:val="24"/>
        </w:rPr>
        <w:t>In Figures 7 and 8, you can see that as coactivation goes up, the activity in the triceps lateralis and triceps longus (the agonist muscles) also increases</w:t>
      </w:r>
      <w:r>
        <w:rPr>
          <w:rFonts w:ascii="Times New Roman" w:hAnsi="Times New Roman" w:cs="Times New Roman"/>
          <w:sz w:val="24"/>
          <w:szCs w:val="24"/>
        </w:rPr>
        <w:t>, and t</w:t>
      </w:r>
      <w:r w:rsidRPr="007C3457">
        <w:rPr>
          <w:rFonts w:ascii="Times New Roman" w:hAnsi="Times New Roman" w:cs="Times New Roman"/>
          <w:sz w:val="24"/>
          <w:szCs w:val="24"/>
        </w:rPr>
        <w:t>his increase is more noticeable during the LLR window than during the SLR window</w:t>
      </w:r>
      <w:r>
        <w:rPr>
          <w:rFonts w:ascii="Times New Roman" w:hAnsi="Times New Roman" w:cs="Times New Roman"/>
          <w:sz w:val="24"/>
          <w:szCs w:val="24"/>
        </w:rPr>
        <w:t>. On the contrary, the antagonist muscle had t</w:t>
      </w:r>
      <w:r w:rsidRPr="00520C46">
        <w:rPr>
          <w:rFonts w:ascii="Times New Roman" w:hAnsi="Times New Roman" w:cs="Times New Roman"/>
          <w:sz w:val="24"/>
          <w:szCs w:val="24"/>
        </w:rPr>
        <w:t>he most inhibition during LLR</w:t>
      </w:r>
      <w:r>
        <w:rPr>
          <w:rFonts w:ascii="Times New Roman" w:hAnsi="Times New Roman" w:cs="Times New Roman"/>
          <w:sz w:val="24"/>
          <w:szCs w:val="24"/>
        </w:rPr>
        <w:t xml:space="preserve"> (e.g., </w:t>
      </w:r>
      <w:r w:rsidRPr="00520C46">
        <w:rPr>
          <w:rFonts w:ascii="Times New Roman" w:hAnsi="Times New Roman" w:cs="Times New Roman"/>
          <w:sz w:val="24"/>
          <w:szCs w:val="24"/>
        </w:rPr>
        <w:t>dropping to -15 nu for biceps</w:t>
      </w:r>
      <w:r>
        <w:rPr>
          <w:rFonts w:ascii="Times New Roman" w:hAnsi="Times New Roman" w:cs="Times New Roman"/>
          <w:sz w:val="24"/>
          <w:szCs w:val="24"/>
        </w:rPr>
        <w:t xml:space="preserve"> in Figure 8B)</w:t>
      </w:r>
      <w:r w:rsidRPr="00520C46">
        <w:rPr>
          <w:rFonts w:ascii="Times New Roman" w:hAnsi="Times New Roman" w:cs="Times New Roman"/>
          <w:sz w:val="24"/>
          <w:szCs w:val="24"/>
        </w:rPr>
        <w:t xml:space="preserve">, might reflect a physiological delay in antagonist relaxation, possibly due to cortical feedback adjustments, as suggested by </w:t>
      </w:r>
      <w:r w:rsidR="006A0644" w:rsidRPr="0080138E">
        <w:rPr>
          <w:rFonts w:ascii="Times New Roman" w:hAnsi="Times New Roman" w:cs="Times New Roman"/>
          <w:sz w:val="24"/>
          <w:szCs w:val="24"/>
        </w:rPr>
        <w:t>Maurus et al</w:t>
      </w:r>
      <w:r w:rsidR="006A0644">
        <w:rPr>
          <w:rFonts w:ascii="Times New Roman" w:hAnsi="Times New Roman" w:cs="Times New Roman"/>
          <w:sz w:val="24"/>
          <w:szCs w:val="24"/>
        </w:rPr>
        <w:t>.</w:t>
      </w:r>
      <w:r w:rsidR="006A0644" w:rsidRPr="006A08B4">
        <w:rPr>
          <w:rFonts w:ascii="Times New Roman" w:hAnsi="Times New Roman" w:cs="Times New Roman"/>
          <w:sz w:val="24"/>
          <w:szCs w:val="24"/>
        </w:rPr>
        <w:t xml:space="preserve"> (2024)</w:t>
      </w:r>
      <w:r w:rsidRPr="00520C46">
        <w:rPr>
          <w:rFonts w:ascii="Times New Roman" w:hAnsi="Times New Roman" w:cs="Times New Roman"/>
          <w:sz w:val="24"/>
          <w:szCs w:val="24"/>
        </w:rPr>
        <w:t>.</w:t>
      </w:r>
      <w:r>
        <w:rPr>
          <w:rFonts w:ascii="Times New Roman" w:hAnsi="Times New Roman" w:cs="Times New Roman"/>
          <w:sz w:val="24"/>
          <w:szCs w:val="24"/>
        </w:rPr>
        <w:t xml:space="preserve"> </w:t>
      </w:r>
      <w:r w:rsidRPr="005B4D73">
        <w:rPr>
          <w:rFonts w:ascii="Times New Roman" w:hAnsi="Times New Roman" w:cs="Times New Roman"/>
          <w:sz w:val="24"/>
          <w:szCs w:val="24"/>
        </w:rPr>
        <w:t xml:space="preserve">This builds on Molina-Rueda et al. (2023), linking coactivation to stability but suggesting that we should also think about feedback adjustment. </w:t>
      </w:r>
      <w:r w:rsidRPr="00520C46">
        <w:rPr>
          <w:rFonts w:ascii="Times New Roman" w:hAnsi="Times New Roman" w:cs="Times New Roman"/>
          <w:sz w:val="24"/>
          <w:szCs w:val="24"/>
        </w:rPr>
        <w:t xml:space="preserve">This is important because it offers insights for flexion-specific </w:t>
      </w:r>
      <w:r>
        <w:rPr>
          <w:rFonts w:ascii="Times New Roman" w:hAnsi="Times New Roman" w:cs="Times New Roman"/>
          <w:sz w:val="24"/>
          <w:szCs w:val="24"/>
        </w:rPr>
        <w:t xml:space="preserve">area </w:t>
      </w:r>
      <w:r w:rsidRPr="00520C46">
        <w:rPr>
          <w:rFonts w:ascii="Times New Roman" w:hAnsi="Times New Roman" w:cs="Times New Roman"/>
          <w:sz w:val="24"/>
          <w:szCs w:val="24"/>
        </w:rPr>
        <w:t xml:space="preserve">of how </w:t>
      </w:r>
      <w:r w:rsidRPr="00A00C13">
        <w:rPr>
          <w:rFonts w:ascii="Times New Roman" w:hAnsi="Times New Roman" w:cs="Times New Roman"/>
          <w:sz w:val="24"/>
          <w:szCs w:val="24"/>
          <w:lang w:val="en-US"/>
        </w:rPr>
        <w:t>muscle coactivation increases responsiveness to proprioceptive feedback</w:t>
      </w:r>
      <w:r w:rsidRPr="00A00C13">
        <w:rPr>
          <w:rFonts w:ascii="Times New Roman" w:hAnsi="Times New Roman" w:cs="Times New Roman"/>
          <w:sz w:val="24"/>
          <w:szCs w:val="24"/>
        </w:rPr>
        <w:t>.</w:t>
      </w:r>
      <w:r w:rsidRPr="00520C46">
        <w:rPr>
          <w:rFonts w:ascii="Times New Roman" w:hAnsi="Times New Roman" w:cs="Times New Roman"/>
          <w:sz w:val="24"/>
          <w:szCs w:val="24"/>
        </w:rPr>
        <w:t xml:space="preserve"> </w:t>
      </w:r>
    </w:p>
    <w:p w14:paraId="1AE4A3C7" w14:textId="77777777" w:rsidR="0048627A" w:rsidRPr="006A08B4" w:rsidRDefault="0048627A" w:rsidP="0048627A">
      <w:pPr>
        <w:spacing w:line="480" w:lineRule="auto"/>
        <w:rPr>
          <w:rFonts w:ascii="Times New Roman" w:hAnsi="Times New Roman" w:cs="Times New Roman"/>
          <w:b/>
          <w:bCs/>
          <w:sz w:val="24"/>
          <w:szCs w:val="24"/>
        </w:rPr>
      </w:pPr>
      <w:r w:rsidRPr="006A08B4">
        <w:rPr>
          <w:rFonts w:ascii="Times New Roman" w:hAnsi="Times New Roman" w:cs="Times New Roman"/>
          <w:b/>
          <w:bCs/>
          <w:sz w:val="24"/>
          <w:szCs w:val="24"/>
        </w:rPr>
        <w:t>Performance and Metabolic Cost Trade-Off</w:t>
      </w:r>
    </w:p>
    <w:p w14:paraId="506BD8B7" w14:textId="77777777" w:rsidR="0048627A" w:rsidRPr="00520C46" w:rsidRDefault="0048627A" w:rsidP="0048627A">
      <w:pPr>
        <w:spacing w:line="480" w:lineRule="auto"/>
        <w:jc w:val="both"/>
        <w:rPr>
          <w:rFonts w:ascii="Times New Roman" w:hAnsi="Times New Roman" w:cs="Times New Roman"/>
          <w:sz w:val="24"/>
          <w:szCs w:val="24"/>
        </w:rPr>
      </w:pPr>
      <w:r w:rsidRPr="00520C46">
        <w:rPr>
          <w:rFonts w:ascii="Times New Roman" w:hAnsi="Times New Roman" w:cs="Times New Roman"/>
          <w:sz w:val="24"/>
          <w:szCs w:val="24"/>
        </w:rPr>
        <w:t xml:space="preserve">The trends in Figure 9 </w:t>
      </w:r>
      <w:r>
        <w:rPr>
          <w:rFonts w:ascii="Times New Roman" w:hAnsi="Times New Roman" w:cs="Times New Roman"/>
          <w:sz w:val="24"/>
          <w:szCs w:val="24"/>
        </w:rPr>
        <w:t xml:space="preserve">shows </w:t>
      </w:r>
      <w:r w:rsidRPr="006F551B">
        <w:rPr>
          <w:rFonts w:ascii="Times New Roman" w:hAnsi="Times New Roman" w:cs="Times New Roman"/>
          <w:sz w:val="24"/>
          <w:szCs w:val="24"/>
        </w:rPr>
        <w:t>a clear trade-off between performance</w:t>
      </w:r>
      <w:r>
        <w:rPr>
          <w:rFonts w:ascii="Times New Roman" w:hAnsi="Times New Roman" w:cs="Times New Roman"/>
          <w:sz w:val="24"/>
          <w:szCs w:val="24"/>
        </w:rPr>
        <w:t xml:space="preserve"> (decrease in error rate)</w:t>
      </w:r>
      <w:r w:rsidRPr="006F551B">
        <w:rPr>
          <w:rFonts w:ascii="Times New Roman" w:hAnsi="Times New Roman" w:cs="Times New Roman"/>
          <w:sz w:val="24"/>
          <w:szCs w:val="24"/>
        </w:rPr>
        <w:t xml:space="preserve"> and metabolic cost as muscle coactivation increases.</w:t>
      </w:r>
      <w:r>
        <w:rPr>
          <w:rFonts w:ascii="Times New Roman" w:hAnsi="Times New Roman" w:cs="Times New Roman"/>
          <w:sz w:val="24"/>
          <w:szCs w:val="24"/>
        </w:rPr>
        <w:t xml:space="preserve"> </w:t>
      </w:r>
      <w:r w:rsidRPr="00520C46">
        <w:rPr>
          <w:rFonts w:ascii="Times New Roman" w:hAnsi="Times New Roman" w:cs="Times New Roman"/>
          <w:sz w:val="24"/>
          <w:szCs w:val="24"/>
        </w:rPr>
        <w:t xml:space="preserve">The figure plots error rates dropping from 48% at </w:t>
      </w:r>
      <w:r w:rsidRPr="00520C46">
        <w:rPr>
          <w:rFonts w:ascii="Times New Roman" w:hAnsi="Times New Roman" w:cs="Times New Roman"/>
          <w:sz w:val="24"/>
          <w:szCs w:val="24"/>
        </w:rPr>
        <w:lastRenderedPageBreak/>
        <w:t xml:space="preserve">0.5x to 8% at 8x, then rising to 13% at 16x, and metabolic cost climbing from </w:t>
      </w:r>
      <w:r>
        <w:rPr>
          <w:rFonts w:ascii="Times New Roman" w:hAnsi="Times New Roman" w:cs="Times New Roman"/>
          <w:sz w:val="24"/>
          <w:szCs w:val="24"/>
        </w:rPr>
        <w:t>120</w:t>
      </w:r>
      <w:r w:rsidRPr="00520C46">
        <w:rPr>
          <w:rFonts w:ascii="Times New Roman" w:hAnsi="Times New Roman" w:cs="Times New Roman"/>
          <w:sz w:val="24"/>
          <w:szCs w:val="24"/>
        </w:rPr>
        <w:t xml:space="preserve"> to </w:t>
      </w:r>
      <w:r>
        <w:rPr>
          <w:rFonts w:ascii="Times New Roman" w:hAnsi="Times New Roman" w:cs="Times New Roman"/>
          <w:sz w:val="24"/>
          <w:szCs w:val="24"/>
        </w:rPr>
        <w:t>150 Watts</w:t>
      </w:r>
      <w:r w:rsidRPr="00520C46">
        <w:rPr>
          <w:rFonts w:ascii="Times New Roman" w:hAnsi="Times New Roman" w:cs="Times New Roman"/>
          <w:sz w:val="24"/>
          <w:szCs w:val="24"/>
        </w:rPr>
        <w:t>. This aligns with Peterson and Martin (2010), who note coactivation improves stability but raises energy use, yet challenges the idea that less coactivation always conserves energy for mobility. The higher metabolic cost at 0.5x</w:t>
      </w:r>
      <w:r>
        <w:rPr>
          <w:rFonts w:ascii="Times New Roman" w:hAnsi="Times New Roman" w:cs="Times New Roman"/>
          <w:sz w:val="24"/>
          <w:szCs w:val="24"/>
        </w:rPr>
        <w:t xml:space="preserve"> (125 Watts)</w:t>
      </w:r>
      <w:r w:rsidRPr="00520C46">
        <w:rPr>
          <w:rFonts w:ascii="Times New Roman" w:hAnsi="Times New Roman" w:cs="Times New Roman"/>
          <w:sz w:val="24"/>
          <w:szCs w:val="24"/>
        </w:rPr>
        <w:t xml:space="preserve"> compared to self-selected 1x (1</w:t>
      </w:r>
      <w:r>
        <w:rPr>
          <w:rFonts w:ascii="Times New Roman" w:hAnsi="Times New Roman" w:cs="Times New Roman"/>
          <w:sz w:val="24"/>
          <w:szCs w:val="24"/>
        </w:rPr>
        <w:t>20</w:t>
      </w:r>
      <w:r w:rsidRPr="00520C46">
        <w:rPr>
          <w:rFonts w:ascii="Times New Roman" w:hAnsi="Times New Roman" w:cs="Times New Roman"/>
          <w:sz w:val="24"/>
          <w:szCs w:val="24"/>
        </w:rPr>
        <w:t xml:space="preserve"> </w:t>
      </w:r>
      <w:r>
        <w:rPr>
          <w:rFonts w:ascii="Times New Roman" w:hAnsi="Times New Roman" w:cs="Times New Roman"/>
          <w:sz w:val="24"/>
          <w:szCs w:val="24"/>
        </w:rPr>
        <w:t>Watts</w:t>
      </w:r>
      <w:r w:rsidRPr="00520C46">
        <w:rPr>
          <w:rFonts w:ascii="Times New Roman" w:hAnsi="Times New Roman" w:cs="Times New Roman"/>
          <w:sz w:val="24"/>
          <w:szCs w:val="24"/>
        </w:rPr>
        <w:t>) might stem from compensatory muscle recruitment to maintain stability, as Kistemaker et al. (2006) suggest, requiring extra effort below the natural efficiency point.</w:t>
      </w:r>
      <w:r>
        <w:rPr>
          <w:rFonts w:ascii="Times New Roman" w:hAnsi="Times New Roman" w:cs="Times New Roman"/>
          <w:sz w:val="24"/>
          <w:szCs w:val="24"/>
        </w:rPr>
        <w:t xml:space="preserve"> </w:t>
      </w:r>
      <w:r w:rsidRPr="006F551B">
        <w:rPr>
          <w:rFonts w:ascii="Times New Roman" w:hAnsi="Times New Roman" w:cs="Times New Roman"/>
          <w:sz w:val="24"/>
          <w:szCs w:val="24"/>
        </w:rPr>
        <w:t>This finding underscores the physiological trade-off between stability and metabolic efficiency, which is crucial for understanding motor control strategies in both everyday movements and specialized tasks</w:t>
      </w:r>
      <w:r>
        <w:rPr>
          <w:rFonts w:ascii="Times New Roman" w:hAnsi="Times New Roman" w:cs="Times New Roman"/>
          <w:sz w:val="24"/>
          <w:szCs w:val="24"/>
        </w:rPr>
        <w:t xml:space="preserve">. In addition, at the highest coactivation level, the error bars for error rate were the largest, </w:t>
      </w:r>
      <w:r w:rsidRPr="00966C6C">
        <w:rPr>
          <w:rFonts w:ascii="Times New Roman" w:hAnsi="Times New Roman" w:cs="Times New Roman"/>
          <w:sz w:val="24"/>
          <w:szCs w:val="24"/>
        </w:rPr>
        <w:t>approximately ±</w:t>
      </w:r>
      <w:r>
        <w:rPr>
          <w:rFonts w:ascii="Times New Roman" w:hAnsi="Times New Roman" w:cs="Times New Roman"/>
          <w:sz w:val="24"/>
          <w:szCs w:val="24"/>
        </w:rPr>
        <w:t xml:space="preserve">18% (Figure 9A), </w:t>
      </w:r>
      <w:r w:rsidRPr="00E63962">
        <w:rPr>
          <w:rFonts w:ascii="Times New Roman" w:hAnsi="Times New Roman" w:cs="Times New Roman"/>
          <w:sz w:val="24"/>
          <w:szCs w:val="24"/>
        </w:rPr>
        <w:t>which suggests there's a lot of variation at that level, likely due to the small number of samples</w:t>
      </w:r>
      <w:r>
        <w:rPr>
          <w:rFonts w:ascii="Times New Roman" w:hAnsi="Times New Roman" w:cs="Times New Roman"/>
          <w:sz w:val="24"/>
          <w:szCs w:val="24"/>
        </w:rPr>
        <w:t xml:space="preserve"> that completed the 16x condition. However, the overall trend suggests that as muscle coactivation increases, error rates decrease but metabolic cost increase which </w:t>
      </w:r>
      <w:r w:rsidRPr="00520C46">
        <w:rPr>
          <w:rFonts w:ascii="Times New Roman" w:hAnsi="Times New Roman" w:cs="Times New Roman"/>
          <w:sz w:val="24"/>
          <w:szCs w:val="24"/>
        </w:rPr>
        <w:t>link</w:t>
      </w:r>
      <w:r>
        <w:rPr>
          <w:rFonts w:ascii="Times New Roman" w:hAnsi="Times New Roman" w:cs="Times New Roman"/>
          <w:sz w:val="24"/>
          <w:szCs w:val="24"/>
        </w:rPr>
        <w:t>s back</w:t>
      </w:r>
      <w:r w:rsidRPr="00520C46">
        <w:rPr>
          <w:rFonts w:ascii="Times New Roman" w:hAnsi="Times New Roman" w:cs="Times New Roman"/>
          <w:sz w:val="24"/>
          <w:szCs w:val="24"/>
        </w:rPr>
        <w:t xml:space="preserve"> to the question of how coactivation trades off performance and metabolic cost.</w:t>
      </w:r>
    </w:p>
    <w:p w14:paraId="5465D300" w14:textId="77777777" w:rsidR="0048627A" w:rsidRPr="006A08B4" w:rsidRDefault="0048627A" w:rsidP="0048627A">
      <w:pPr>
        <w:spacing w:line="480" w:lineRule="auto"/>
        <w:rPr>
          <w:rFonts w:ascii="Times New Roman" w:hAnsi="Times New Roman" w:cs="Times New Roman"/>
          <w:b/>
          <w:bCs/>
          <w:sz w:val="24"/>
          <w:szCs w:val="24"/>
        </w:rPr>
      </w:pPr>
      <w:commentRangeStart w:id="12"/>
      <w:r w:rsidRPr="006A08B4">
        <w:rPr>
          <w:rFonts w:ascii="Times New Roman" w:hAnsi="Times New Roman" w:cs="Times New Roman"/>
          <w:b/>
          <w:bCs/>
          <w:sz w:val="24"/>
          <w:szCs w:val="24"/>
        </w:rPr>
        <w:t>Exponential</w:t>
      </w:r>
      <w:commentRangeEnd w:id="12"/>
      <w:r w:rsidR="00DA0624">
        <w:rPr>
          <w:rStyle w:val="CommentReference"/>
        </w:rPr>
        <w:commentReference w:id="12"/>
      </w:r>
      <w:r w:rsidRPr="006A08B4">
        <w:rPr>
          <w:rFonts w:ascii="Times New Roman" w:hAnsi="Times New Roman" w:cs="Times New Roman"/>
          <w:b/>
          <w:bCs/>
          <w:sz w:val="24"/>
          <w:szCs w:val="24"/>
        </w:rPr>
        <w:t xml:space="preserve"> Model Insights</w:t>
      </w:r>
    </w:p>
    <w:p w14:paraId="615C7DC4" w14:textId="4A76546E" w:rsidR="0048627A" w:rsidRPr="00520C46" w:rsidRDefault="0048627A" w:rsidP="0048627A">
      <w:pPr>
        <w:spacing w:line="480" w:lineRule="auto"/>
        <w:jc w:val="both"/>
        <w:rPr>
          <w:rFonts w:ascii="Times New Roman" w:hAnsi="Times New Roman" w:cs="Times New Roman"/>
          <w:sz w:val="24"/>
          <w:szCs w:val="24"/>
        </w:rPr>
      </w:pPr>
      <w:r w:rsidRPr="00520C46">
        <w:rPr>
          <w:rFonts w:ascii="Times New Roman" w:hAnsi="Times New Roman" w:cs="Times New Roman"/>
          <w:sz w:val="24"/>
          <w:szCs w:val="24"/>
        </w:rPr>
        <w:t xml:space="preserve">The exponential fits in Table 1 indicate that coactivation effectively models </w:t>
      </w:r>
      <w:r>
        <w:rPr>
          <w:rFonts w:ascii="Times New Roman" w:hAnsi="Times New Roman" w:cs="Times New Roman"/>
          <w:sz w:val="24"/>
          <w:szCs w:val="24"/>
        </w:rPr>
        <w:t xml:space="preserve">metabolic cost, </w:t>
      </w:r>
      <w:r w:rsidRPr="00520C46">
        <w:rPr>
          <w:rFonts w:ascii="Times New Roman" w:hAnsi="Times New Roman" w:cs="Times New Roman"/>
          <w:sz w:val="24"/>
          <w:szCs w:val="24"/>
        </w:rPr>
        <w:t>movement</w:t>
      </w:r>
      <w:r>
        <w:rPr>
          <w:rFonts w:ascii="Times New Roman" w:hAnsi="Times New Roman" w:cs="Times New Roman"/>
          <w:sz w:val="24"/>
          <w:szCs w:val="24"/>
        </w:rPr>
        <w:t xml:space="preserve"> time, elbow angle</w:t>
      </w:r>
      <w:r w:rsidRPr="00520C46">
        <w:rPr>
          <w:rFonts w:ascii="Times New Roman" w:hAnsi="Times New Roman" w:cs="Times New Roman"/>
          <w:sz w:val="24"/>
          <w:szCs w:val="24"/>
        </w:rPr>
        <w:t xml:space="preserve"> and error trends. The table lists r² values from 0.61 to 0.86, SSE from 0.04 to 2011, and wide confidence intervals (e.g., -5.71 to 123.80 for error rate), with flexion showing the strongest fit (r² 0.86).</w:t>
      </w:r>
      <w:r>
        <w:rPr>
          <w:rFonts w:ascii="Times New Roman" w:hAnsi="Times New Roman" w:cs="Times New Roman"/>
          <w:sz w:val="24"/>
          <w:szCs w:val="24"/>
        </w:rPr>
        <w:t xml:space="preserve"> </w:t>
      </w:r>
      <w:r w:rsidRPr="00520C46">
        <w:rPr>
          <w:rFonts w:ascii="Times New Roman" w:hAnsi="Times New Roman" w:cs="Times New Roman"/>
          <w:sz w:val="24"/>
          <w:szCs w:val="24"/>
        </w:rPr>
        <w:t>This builds on Kistemaker et al. (2006), who propose coactivation optimises control, challenging the stiffness-only perspective. The high SSE for movement time (2011</w:t>
      </w:r>
      <w:r w:rsidR="006A0644">
        <w:rPr>
          <w:rFonts w:ascii="Times New Roman" w:hAnsi="Times New Roman" w:cs="Times New Roman"/>
          <w:sz w:val="24"/>
          <w:szCs w:val="24"/>
        </w:rPr>
        <w:t xml:space="preserve"> </w:t>
      </w:r>
      <w:proofErr w:type="spellStart"/>
      <w:r w:rsidR="006A0644">
        <w:rPr>
          <w:rFonts w:ascii="Times New Roman" w:hAnsi="Times New Roman" w:cs="Times New Roman"/>
          <w:sz w:val="24"/>
          <w:szCs w:val="24"/>
        </w:rPr>
        <w:t>ms</w:t>
      </w:r>
      <w:proofErr w:type="spellEnd"/>
      <w:r w:rsidRPr="00520C46">
        <w:rPr>
          <w:rFonts w:ascii="Times New Roman" w:hAnsi="Times New Roman" w:cs="Times New Roman"/>
          <w:sz w:val="24"/>
          <w:szCs w:val="24"/>
        </w:rPr>
        <w:t xml:space="preserve">) reflects variability. This is important because it supports predictive models for performance optimisation, connecting to the trade-off question in dynamic tasks. The exponential model, as described by Ting and Macpherson (2005), captures these trends by </w:t>
      </w:r>
      <w:r w:rsidRPr="00520C46">
        <w:rPr>
          <w:rFonts w:ascii="Times New Roman" w:hAnsi="Times New Roman" w:cs="Times New Roman"/>
          <w:sz w:val="24"/>
          <w:szCs w:val="24"/>
        </w:rPr>
        <w:lastRenderedPageBreak/>
        <w:t>adjusting parameters a and b to reflect initial values and decay rates, enhancing our understanding of motor control dynamics.</w:t>
      </w:r>
    </w:p>
    <w:p w14:paraId="3451AF15" w14:textId="77777777" w:rsidR="0048627A" w:rsidRPr="00520C46" w:rsidRDefault="0048627A" w:rsidP="0048627A">
      <w:pPr>
        <w:spacing w:line="480" w:lineRule="auto"/>
        <w:rPr>
          <w:rFonts w:ascii="Times New Roman" w:hAnsi="Times New Roman" w:cs="Times New Roman"/>
          <w:b/>
          <w:bCs/>
          <w:sz w:val="24"/>
          <w:szCs w:val="24"/>
        </w:rPr>
      </w:pPr>
      <w:r w:rsidRPr="00520C46">
        <w:rPr>
          <w:rFonts w:ascii="Times New Roman" w:hAnsi="Times New Roman" w:cs="Times New Roman"/>
          <w:b/>
          <w:bCs/>
          <w:sz w:val="24"/>
          <w:szCs w:val="24"/>
        </w:rPr>
        <w:t>Limitations of the Study</w:t>
      </w:r>
    </w:p>
    <w:p w14:paraId="3CB67B2A" w14:textId="77777777" w:rsidR="0048627A" w:rsidRPr="00F30FBF" w:rsidRDefault="0048627A" w:rsidP="0048627A">
      <w:pPr>
        <w:spacing w:line="480" w:lineRule="auto"/>
        <w:jc w:val="both"/>
        <w:rPr>
          <w:rFonts w:ascii="Times New Roman" w:hAnsi="Times New Roman" w:cs="Times New Roman"/>
          <w:sz w:val="24"/>
          <w:szCs w:val="24"/>
        </w:rPr>
      </w:pPr>
      <w:r w:rsidRPr="00F30FBF">
        <w:rPr>
          <w:rFonts w:ascii="Times New Roman" w:hAnsi="Times New Roman" w:cs="Times New Roman"/>
          <w:sz w:val="24"/>
          <w:szCs w:val="24"/>
        </w:rPr>
        <w:t xml:space="preserve">The small group of 12 participants </w:t>
      </w:r>
      <w:r w:rsidRPr="001F047E">
        <w:rPr>
          <w:rFonts w:ascii="Times New Roman" w:hAnsi="Times New Roman" w:cs="Times New Roman"/>
          <w:sz w:val="24"/>
          <w:szCs w:val="24"/>
        </w:rPr>
        <w:t>limit</w:t>
      </w:r>
      <w:r>
        <w:rPr>
          <w:rFonts w:ascii="Times New Roman" w:hAnsi="Times New Roman" w:cs="Times New Roman"/>
          <w:sz w:val="24"/>
          <w:szCs w:val="24"/>
        </w:rPr>
        <w:t>s</w:t>
      </w:r>
      <w:r w:rsidRPr="001F047E">
        <w:rPr>
          <w:rFonts w:ascii="Times New Roman" w:hAnsi="Times New Roman" w:cs="Times New Roman"/>
          <w:sz w:val="24"/>
          <w:szCs w:val="24"/>
        </w:rPr>
        <w:t xml:space="preserve"> generalizability across diverse populations</w:t>
      </w:r>
      <w:r>
        <w:rPr>
          <w:rFonts w:ascii="Times New Roman" w:hAnsi="Times New Roman" w:cs="Times New Roman"/>
          <w:sz w:val="24"/>
          <w:szCs w:val="24"/>
        </w:rPr>
        <w:t xml:space="preserve">. </w:t>
      </w:r>
      <w:r w:rsidRPr="00F30FBF">
        <w:rPr>
          <w:rFonts w:ascii="Times New Roman" w:hAnsi="Times New Roman" w:cs="Times New Roman"/>
          <w:sz w:val="24"/>
          <w:szCs w:val="24"/>
        </w:rPr>
        <w:t xml:space="preserve">Some could not finish all conditions, causing wider error bars and lower r squared scores for a few measures, showing uneven data. We did not track fatigue or prior exercise, which might change EMG and metabolic results. Also, not looking at brain parts like the primary motor cortex or cerebellum, as Maurus et al (2023) mention, </w:t>
      </w:r>
      <w:commentRangeStart w:id="13"/>
      <w:r w:rsidRPr="00F30FBF">
        <w:rPr>
          <w:rFonts w:ascii="Times New Roman" w:hAnsi="Times New Roman" w:cs="Times New Roman"/>
          <w:sz w:val="24"/>
          <w:szCs w:val="24"/>
        </w:rPr>
        <w:t>leaves the sensory role of coactivation unclear</w:t>
      </w:r>
      <w:commentRangeEnd w:id="13"/>
      <w:r w:rsidR="00D961E5">
        <w:rPr>
          <w:rStyle w:val="CommentReference"/>
        </w:rPr>
        <w:commentReference w:id="13"/>
      </w:r>
      <w:r w:rsidRPr="00F30FBF">
        <w:rPr>
          <w:rFonts w:ascii="Times New Roman" w:hAnsi="Times New Roman" w:cs="Times New Roman"/>
          <w:sz w:val="24"/>
          <w:szCs w:val="24"/>
        </w:rPr>
        <w:t xml:space="preserve">. </w:t>
      </w:r>
      <w:r>
        <w:rPr>
          <w:rFonts w:ascii="Times New Roman" w:hAnsi="Times New Roman" w:cs="Times New Roman"/>
          <w:sz w:val="24"/>
          <w:szCs w:val="24"/>
        </w:rPr>
        <w:t>Additionally, the exclusion of</w:t>
      </w:r>
      <w:r w:rsidRPr="00F30FBF">
        <w:rPr>
          <w:rFonts w:ascii="Times New Roman" w:hAnsi="Times New Roman" w:cs="Times New Roman"/>
          <w:sz w:val="24"/>
          <w:szCs w:val="24"/>
        </w:rPr>
        <w:t xml:space="preserve"> 8x and 16x in Table 1 due to few trials reduces understanding of </w:t>
      </w:r>
      <w:proofErr w:type="gramStart"/>
      <w:r w:rsidRPr="00F30FBF">
        <w:rPr>
          <w:rFonts w:ascii="Times New Roman" w:hAnsi="Times New Roman" w:cs="Times New Roman"/>
          <w:sz w:val="24"/>
          <w:szCs w:val="24"/>
        </w:rPr>
        <w:t>extreme</w:t>
      </w:r>
      <w:r>
        <w:rPr>
          <w:rFonts w:ascii="Times New Roman" w:hAnsi="Times New Roman" w:cs="Times New Roman"/>
          <w:sz w:val="24"/>
          <w:szCs w:val="24"/>
        </w:rPr>
        <w:t xml:space="preserve">  coactivation</w:t>
      </w:r>
      <w:proofErr w:type="gramEnd"/>
      <w:r>
        <w:rPr>
          <w:rFonts w:ascii="Times New Roman" w:hAnsi="Times New Roman" w:cs="Times New Roman"/>
          <w:sz w:val="24"/>
          <w:szCs w:val="24"/>
        </w:rPr>
        <w:t xml:space="preserve"> </w:t>
      </w:r>
      <w:r w:rsidRPr="00F30FBF">
        <w:rPr>
          <w:rFonts w:ascii="Times New Roman" w:hAnsi="Times New Roman" w:cs="Times New Roman"/>
          <w:sz w:val="24"/>
          <w:szCs w:val="24"/>
        </w:rPr>
        <w:t>effects.</w:t>
      </w:r>
    </w:p>
    <w:p w14:paraId="3F9FDF7C" w14:textId="77777777" w:rsidR="0048627A" w:rsidRPr="00520C46" w:rsidRDefault="0048627A" w:rsidP="0048627A">
      <w:pPr>
        <w:spacing w:line="480" w:lineRule="auto"/>
        <w:rPr>
          <w:rFonts w:ascii="Times New Roman" w:hAnsi="Times New Roman" w:cs="Times New Roman"/>
          <w:b/>
          <w:bCs/>
          <w:sz w:val="24"/>
          <w:szCs w:val="24"/>
        </w:rPr>
      </w:pPr>
      <w:r w:rsidRPr="00520C46">
        <w:rPr>
          <w:rFonts w:ascii="Times New Roman" w:hAnsi="Times New Roman" w:cs="Times New Roman"/>
          <w:b/>
          <w:bCs/>
          <w:sz w:val="24"/>
          <w:szCs w:val="24"/>
        </w:rPr>
        <w:t xml:space="preserve">Future </w:t>
      </w:r>
      <w:r>
        <w:rPr>
          <w:rFonts w:ascii="Times New Roman" w:hAnsi="Times New Roman" w:cs="Times New Roman"/>
          <w:b/>
          <w:bCs/>
          <w:sz w:val="24"/>
          <w:szCs w:val="24"/>
        </w:rPr>
        <w:t>Implication and Direction</w:t>
      </w:r>
    </w:p>
    <w:p w14:paraId="7C94870A" w14:textId="0FAD7CE4" w:rsidR="00006E2A" w:rsidRDefault="0048627A" w:rsidP="0048627A">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r w:rsidRPr="000014E9">
        <w:rPr>
          <w:rFonts w:ascii="Times New Roman" w:hAnsi="Times New Roman" w:cs="Times New Roman"/>
          <w:sz w:val="24"/>
          <w:szCs w:val="24"/>
        </w:rPr>
        <w:t xml:space="preserve">These findings may have significant implications for rehabilitation. Individuals with motor deficits, such as stroke survivors or those with multiple sclerosis, often adopt increased coactivation levels as a compensatory technique (Molina-Rueda et al., 2023). </w:t>
      </w:r>
      <w:r>
        <w:rPr>
          <w:rFonts w:ascii="Times New Roman" w:hAnsi="Times New Roman" w:cs="Times New Roman"/>
          <w:sz w:val="24"/>
          <w:szCs w:val="24"/>
        </w:rPr>
        <w:t>Since</w:t>
      </w:r>
      <w:r w:rsidRPr="000014E9">
        <w:rPr>
          <w:rFonts w:ascii="Times New Roman" w:hAnsi="Times New Roman" w:cs="Times New Roman"/>
          <w:sz w:val="24"/>
          <w:szCs w:val="24"/>
        </w:rPr>
        <w:t xml:space="preserve"> </w:t>
      </w:r>
      <w:r>
        <w:rPr>
          <w:rFonts w:ascii="Times New Roman" w:hAnsi="Times New Roman" w:cs="Times New Roman"/>
          <w:sz w:val="24"/>
          <w:szCs w:val="24"/>
        </w:rPr>
        <w:t xml:space="preserve">our findings found that </w:t>
      </w:r>
      <w:r w:rsidRPr="000014E9">
        <w:rPr>
          <w:rFonts w:ascii="Times New Roman" w:hAnsi="Times New Roman" w:cs="Times New Roman"/>
          <w:sz w:val="24"/>
          <w:szCs w:val="24"/>
        </w:rPr>
        <w:t>coactivation improves sensory feedback, rehabilitation efforts may shift toward optimizing sensory processing rather than simply increasing muscle stiffness.</w:t>
      </w:r>
      <w:r>
        <w:rPr>
          <w:rFonts w:ascii="Times New Roman" w:hAnsi="Times New Roman" w:cs="Times New Roman"/>
          <w:sz w:val="24"/>
          <w:szCs w:val="24"/>
        </w:rPr>
        <w:t xml:space="preserve"> </w:t>
      </w:r>
      <w:r w:rsidRPr="002C12AD">
        <w:rPr>
          <w:rFonts w:ascii="Times New Roman" w:eastAsia="Times New Roman" w:hAnsi="Times New Roman" w:cs="Times New Roman"/>
          <w:color w:val="1E1D1A"/>
          <w:kern w:val="0"/>
          <w:sz w:val="24"/>
          <w:szCs w:val="24"/>
          <w:shd w:val="clear" w:color="auto" w:fill="FFFFFF"/>
          <w:lang w:eastAsia="en-CA"/>
          <w14:ligatures w14:val="none"/>
        </w:rPr>
        <w:t xml:space="preserve">To understand the range of scenarios in which coactivation can be useful, research should focus on a larger of populations, which includes older adults, athletes, and persons with impairments. </w:t>
      </w:r>
      <w:r w:rsidRPr="00E86D5F">
        <w:rPr>
          <w:rFonts w:ascii="Times New Roman" w:eastAsia="Times New Roman" w:hAnsi="Times New Roman" w:cs="Times New Roman"/>
          <w:color w:val="1E1D1A"/>
          <w:kern w:val="0"/>
          <w:sz w:val="24"/>
          <w:szCs w:val="24"/>
          <w:shd w:val="clear" w:color="auto" w:fill="FFFFFF"/>
          <w:lang w:eastAsia="en-CA"/>
          <w14:ligatures w14:val="none"/>
        </w:rPr>
        <w:t>Also, looking into how coactivation relates to things like muscle fatigue can help us understand motor control better.</w:t>
      </w:r>
    </w:p>
    <w:p w14:paraId="6F8E73D2" w14:textId="77777777" w:rsidR="0049734C" w:rsidRDefault="0049734C" w:rsidP="0048627A">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p>
    <w:p w14:paraId="699D261A" w14:textId="77777777" w:rsidR="0049734C" w:rsidRPr="00D3665C" w:rsidRDefault="0049734C" w:rsidP="0048627A">
      <w:pPr>
        <w:spacing w:after="0" w:line="480" w:lineRule="auto"/>
        <w:jc w:val="both"/>
        <w:rPr>
          <w:rFonts w:ascii="Times New Roman" w:eastAsia="Times New Roman" w:hAnsi="Times New Roman" w:cs="Times New Roman"/>
          <w:color w:val="1E1D1A"/>
          <w:kern w:val="0"/>
          <w:sz w:val="24"/>
          <w:szCs w:val="24"/>
          <w:shd w:val="clear" w:color="auto" w:fill="FFFFFF"/>
          <w:lang w:eastAsia="en-CA"/>
          <w14:ligatures w14:val="none"/>
        </w:rPr>
      </w:pPr>
    </w:p>
    <w:p w14:paraId="7F5E68E1" w14:textId="77777777" w:rsidR="0048627A" w:rsidRPr="00535092" w:rsidRDefault="0048627A" w:rsidP="0048627A">
      <w:pPr>
        <w:spacing w:line="480" w:lineRule="auto"/>
        <w:rPr>
          <w:rFonts w:ascii="Times New Roman" w:hAnsi="Times New Roman" w:cs="Times New Roman"/>
          <w:b/>
          <w:bCs/>
          <w:sz w:val="24"/>
          <w:szCs w:val="24"/>
        </w:rPr>
      </w:pPr>
      <w:r w:rsidRPr="00535092">
        <w:rPr>
          <w:rFonts w:ascii="Times New Roman" w:hAnsi="Times New Roman" w:cs="Times New Roman"/>
          <w:b/>
          <w:bCs/>
          <w:sz w:val="24"/>
          <w:szCs w:val="24"/>
        </w:rPr>
        <w:lastRenderedPageBreak/>
        <w:t>Conclusion</w:t>
      </w:r>
    </w:p>
    <w:p w14:paraId="08DDDCE5" w14:textId="3DBCC19E" w:rsidR="007B3995" w:rsidRDefault="0048627A" w:rsidP="0048627A">
      <w:pPr>
        <w:spacing w:line="480" w:lineRule="auto"/>
        <w:jc w:val="both"/>
        <w:rPr>
          <w:rFonts w:ascii="Times New Roman" w:hAnsi="Times New Roman" w:cs="Times New Roman"/>
          <w:sz w:val="24"/>
          <w:szCs w:val="24"/>
        </w:rPr>
      </w:pPr>
      <w:r w:rsidRPr="00535092">
        <w:rPr>
          <w:rFonts w:ascii="Times New Roman" w:hAnsi="Times New Roman" w:cs="Times New Roman"/>
          <w:sz w:val="24"/>
          <w:szCs w:val="24"/>
        </w:rPr>
        <w:t xml:space="preserve">We aimed to figure out how muscle coactivation </w:t>
      </w:r>
      <w:r>
        <w:rPr>
          <w:rFonts w:ascii="Times New Roman" w:hAnsi="Times New Roman" w:cs="Times New Roman"/>
          <w:sz w:val="24"/>
          <w:szCs w:val="24"/>
        </w:rPr>
        <w:t>shows</w:t>
      </w:r>
      <w:r w:rsidRPr="00535092">
        <w:rPr>
          <w:rFonts w:ascii="Times New Roman" w:hAnsi="Times New Roman" w:cs="Times New Roman"/>
          <w:sz w:val="24"/>
          <w:szCs w:val="24"/>
        </w:rPr>
        <w:t xml:space="preserve"> </w:t>
      </w:r>
      <w:r>
        <w:rPr>
          <w:rFonts w:ascii="Times New Roman" w:hAnsi="Times New Roman" w:cs="Times New Roman"/>
          <w:sz w:val="24"/>
          <w:szCs w:val="24"/>
        </w:rPr>
        <w:t>a</w:t>
      </w:r>
      <w:r w:rsidRPr="00535092">
        <w:rPr>
          <w:rFonts w:ascii="Times New Roman" w:hAnsi="Times New Roman" w:cs="Times New Roman"/>
          <w:sz w:val="24"/>
          <w:szCs w:val="24"/>
        </w:rPr>
        <w:t xml:space="preserve"> trade-off between performance and metabolic cost in upper limb posture control with mechanical disturbances. </w:t>
      </w:r>
      <w:r w:rsidRPr="00E37383">
        <w:rPr>
          <w:rFonts w:ascii="Times New Roman" w:hAnsi="Times New Roman" w:cs="Times New Roman"/>
          <w:sz w:val="24"/>
          <w:szCs w:val="24"/>
          <w:lang w:val="en-US"/>
        </w:rPr>
        <w:t xml:space="preserve">Our findings show that at spontaneous coactivation levels, participants tend to prioritize reducing metabolic </w:t>
      </w:r>
      <w:proofErr w:type="gramStart"/>
      <w:r w:rsidRPr="00E37383">
        <w:rPr>
          <w:rFonts w:ascii="Times New Roman" w:hAnsi="Times New Roman" w:cs="Times New Roman"/>
          <w:sz w:val="24"/>
          <w:szCs w:val="24"/>
          <w:lang w:val="en-US"/>
        </w:rPr>
        <w:t>cost</w:t>
      </w:r>
      <w:proofErr w:type="gramEnd"/>
      <w:r w:rsidRPr="00E37383">
        <w:rPr>
          <w:rFonts w:ascii="Times New Roman" w:hAnsi="Times New Roman" w:cs="Times New Roman"/>
          <w:sz w:val="24"/>
          <w:szCs w:val="24"/>
          <w:lang w:val="en-US"/>
        </w:rPr>
        <w:t xml:space="preserve"> </w:t>
      </w:r>
      <w:r w:rsidRPr="00E37383">
        <w:rPr>
          <w:rFonts w:ascii="Times New Roman" w:hAnsi="Times New Roman" w:cs="Times New Roman"/>
          <w:sz w:val="24"/>
          <w:szCs w:val="24"/>
        </w:rPr>
        <w:t>at the expense of performance</w:t>
      </w:r>
      <w:r w:rsidRPr="00E37383">
        <w:rPr>
          <w:rFonts w:ascii="Times New Roman" w:hAnsi="Times New Roman" w:cs="Times New Roman"/>
          <w:sz w:val="24"/>
          <w:szCs w:val="24"/>
          <w:lang w:val="en-US"/>
        </w:rPr>
        <w:t>. However, increasing coactivation through biofeedback improves performance but also raises metabolic cost. This emphasizes the role of muscle coactivation in balancing sensory feedback. In summary, our preliminary results suggest a complex relationship between metabolic cost and performance in controlling arm movements and postures.</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This research </w:t>
      </w:r>
      <w:proofErr w:type="gramStart"/>
      <w:r>
        <w:rPr>
          <w:rFonts w:ascii="Times New Roman" w:hAnsi="Times New Roman" w:cs="Times New Roman"/>
          <w:sz w:val="24"/>
          <w:szCs w:val="24"/>
        </w:rPr>
        <w:t>p</w:t>
      </w:r>
      <w:r w:rsidRPr="00E37383">
        <w:rPr>
          <w:rFonts w:ascii="Times New Roman" w:hAnsi="Times New Roman" w:cs="Times New Roman"/>
          <w:sz w:val="24"/>
          <w:szCs w:val="24"/>
        </w:rPr>
        <w:t>rovide</w:t>
      </w:r>
      <w:proofErr w:type="gramEnd"/>
      <w:r w:rsidRPr="00E37383">
        <w:rPr>
          <w:rFonts w:ascii="Times New Roman" w:hAnsi="Times New Roman" w:cs="Times New Roman"/>
          <w:sz w:val="24"/>
          <w:szCs w:val="24"/>
        </w:rPr>
        <w:t xml:space="preserve"> a new framework for understanding why the nervous system coactivates skeletal muscles, which may allow for better treatments in a clinical setting for excessive muscle tone </w:t>
      </w:r>
      <w:commentRangeStart w:id="14"/>
      <w:r w:rsidRPr="00E37383">
        <w:rPr>
          <w:rFonts w:ascii="Times New Roman" w:hAnsi="Times New Roman" w:cs="Times New Roman"/>
          <w:sz w:val="24"/>
          <w:szCs w:val="24"/>
        </w:rPr>
        <w:t>(muscle spasticity) and abnormally sensitive reactions to sensory feedback (hyperreflexia).</w:t>
      </w:r>
      <w:commentRangeEnd w:id="14"/>
      <w:r w:rsidR="00F22FE4">
        <w:rPr>
          <w:rStyle w:val="CommentReference"/>
        </w:rPr>
        <w:commentReference w:id="14"/>
      </w:r>
    </w:p>
    <w:p w14:paraId="2CDBE683" w14:textId="07D065D9" w:rsidR="007B3995" w:rsidRPr="00C675C1" w:rsidRDefault="007B3995" w:rsidP="007B3995">
      <w:pPr>
        <w:spacing w:line="480" w:lineRule="auto"/>
        <w:jc w:val="both"/>
        <w:rPr>
          <w:rFonts w:ascii="Times New Roman" w:hAnsi="Times New Roman" w:cs="Times New Roman"/>
          <w:b/>
          <w:bCs/>
          <w:sz w:val="24"/>
          <w:szCs w:val="24"/>
          <w:u w:val="single"/>
        </w:rPr>
      </w:pPr>
      <w:r w:rsidRPr="00C675C1">
        <w:rPr>
          <w:rFonts w:ascii="Times New Roman" w:hAnsi="Times New Roman" w:cs="Times New Roman"/>
          <w:b/>
          <w:bCs/>
          <w:sz w:val="24"/>
          <w:szCs w:val="24"/>
          <w:u w:val="single"/>
        </w:rPr>
        <w:t xml:space="preserve">Acknowledgement </w:t>
      </w:r>
    </w:p>
    <w:p w14:paraId="626EFEA3" w14:textId="41520C26" w:rsidR="001C2B36" w:rsidRDefault="001C2B36" w:rsidP="007B3995">
      <w:pPr>
        <w:spacing w:line="480" w:lineRule="auto"/>
        <w:jc w:val="both"/>
        <w:rPr>
          <w:rFonts w:ascii="Times New Roman" w:hAnsi="Times New Roman" w:cs="Times New Roman"/>
          <w:sz w:val="24"/>
          <w:szCs w:val="24"/>
        </w:rPr>
      </w:pPr>
      <w:r w:rsidRPr="001C2B36">
        <w:rPr>
          <w:rFonts w:ascii="Times New Roman" w:hAnsi="Times New Roman" w:cs="Times New Roman"/>
          <w:sz w:val="24"/>
          <w:szCs w:val="24"/>
        </w:rPr>
        <w:t>This work was supported by grants from the Natural Sciences and Engineering Research Council of Canada (NSERC</w:t>
      </w:r>
      <w:r w:rsidR="00B738CC">
        <w:rPr>
          <w:rFonts w:ascii="Times New Roman" w:hAnsi="Times New Roman" w:cs="Times New Roman"/>
          <w:sz w:val="24"/>
          <w:szCs w:val="24"/>
        </w:rPr>
        <w:t xml:space="preserve">). </w:t>
      </w:r>
      <w:r>
        <w:rPr>
          <w:rFonts w:ascii="Times New Roman" w:hAnsi="Times New Roman" w:cs="Times New Roman"/>
          <w:sz w:val="24"/>
          <w:szCs w:val="24"/>
        </w:rPr>
        <w:t xml:space="preserve">We </w:t>
      </w:r>
      <w:r w:rsidRPr="001C2B36">
        <w:rPr>
          <w:rFonts w:ascii="Times New Roman" w:hAnsi="Times New Roman" w:cs="Times New Roman"/>
          <w:sz w:val="24"/>
          <w:szCs w:val="24"/>
        </w:rPr>
        <w:t xml:space="preserve">thank Dr. </w:t>
      </w:r>
      <w:r>
        <w:rPr>
          <w:rFonts w:ascii="Times New Roman" w:hAnsi="Times New Roman" w:cs="Times New Roman"/>
          <w:sz w:val="24"/>
          <w:szCs w:val="24"/>
        </w:rPr>
        <w:t>Tyler</w:t>
      </w:r>
      <w:r w:rsidRPr="001C2B36">
        <w:rPr>
          <w:rFonts w:ascii="Times New Roman" w:hAnsi="Times New Roman" w:cs="Times New Roman"/>
          <w:sz w:val="24"/>
          <w:szCs w:val="24"/>
        </w:rPr>
        <w:t xml:space="preserve"> </w:t>
      </w:r>
      <w:r>
        <w:rPr>
          <w:rFonts w:ascii="Times New Roman" w:hAnsi="Times New Roman" w:cs="Times New Roman"/>
          <w:sz w:val="24"/>
          <w:szCs w:val="24"/>
        </w:rPr>
        <w:t xml:space="preserve">Cluff </w:t>
      </w:r>
      <w:r w:rsidRPr="001C2B36">
        <w:rPr>
          <w:rFonts w:ascii="Times New Roman" w:hAnsi="Times New Roman" w:cs="Times New Roman"/>
          <w:sz w:val="24"/>
          <w:szCs w:val="24"/>
        </w:rPr>
        <w:t>and members of the Integrative Sensorimotor Neuroscience Lab</w:t>
      </w:r>
      <w:r>
        <w:rPr>
          <w:rFonts w:ascii="Times New Roman" w:hAnsi="Times New Roman" w:cs="Times New Roman"/>
          <w:sz w:val="24"/>
          <w:szCs w:val="24"/>
        </w:rPr>
        <w:t xml:space="preserve"> </w:t>
      </w:r>
      <w:r w:rsidRPr="001C2B36">
        <w:rPr>
          <w:rFonts w:ascii="Times New Roman" w:hAnsi="Times New Roman" w:cs="Times New Roman"/>
          <w:sz w:val="24"/>
          <w:szCs w:val="24"/>
        </w:rPr>
        <w:t xml:space="preserve">of the University of </w:t>
      </w:r>
      <w:r>
        <w:rPr>
          <w:rFonts w:ascii="Times New Roman" w:hAnsi="Times New Roman" w:cs="Times New Roman"/>
          <w:sz w:val="24"/>
          <w:szCs w:val="24"/>
        </w:rPr>
        <w:t xml:space="preserve">Calgary </w:t>
      </w:r>
      <w:r w:rsidRPr="001C2B36">
        <w:rPr>
          <w:rFonts w:ascii="Times New Roman" w:hAnsi="Times New Roman" w:cs="Times New Roman"/>
          <w:sz w:val="24"/>
          <w:szCs w:val="24"/>
        </w:rPr>
        <w:t>for insightful comments and suggestions.</w:t>
      </w:r>
      <w:r>
        <w:rPr>
          <w:rFonts w:ascii="Times New Roman" w:hAnsi="Times New Roman" w:cs="Times New Roman"/>
          <w:sz w:val="24"/>
          <w:szCs w:val="24"/>
        </w:rPr>
        <w:t xml:space="preserve"> </w:t>
      </w:r>
    </w:p>
    <w:p w14:paraId="055362B5" w14:textId="70218615" w:rsidR="007B3995" w:rsidRDefault="007B3995" w:rsidP="007B399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Philipp Maurus was affiliated with the University of Calgary at the time he assisted with this </w:t>
      </w:r>
      <w:r w:rsidR="00121F90">
        <w:rPr>
          <w:rFonts w:ascii="Times New Roman" w:hAnsi="Times New Roman" w:cs="Times New Roman"/>
          <w:sz w:val="24"/>
          <w:szCs w:val="24"/>
        </w:rPr>
        <w:t>project but</w:t>
      </w:r>
      <w:r>
        <w:rPr>
          <w:rFonts w:ascii="Times New Roman" w:hAnsi="Times New Roman" w:cs="Times New Roman"/>
          <w:sz w:val="24"/>
          <w:szCs w:val="24"/>
        </w:rPr>
        <w:t xml:space="preserve"> is currently affiliated with the National Institute of Neurological Disorder and Stroke</w:t>
      </w:r>
      <w:r w:rsidR="0019323D">
        <w:rPr>
          <w:rFonts w:ascii="Times New Roman" w:hAnsi="Times New Roman" w:cs="Times New Roman"/>
          <w:sz w:val="24"/>
          <w:szCs w:val="24"/>
        </w:rPr>
        <w:t xml:space="preserve"> (</w:t>
      </w:r>
      <w:r w:rsidR="0019323D" w:rsidRPr="0019323D">
        <w:rPr>
          <w:rFonts w:ascii="Times New Roman" w:hAnsi="Times New Roman" w:cs="Times New Roman"/>
          <w:sz w:val="24"/>
          <w:szCs w:val="24"/>
        </w:rPr>
        <w:t>NINDS</w:t>
      </w:r>
      <w:r w:rsidR="0019323D">
        <w:rPr>
          <w:rFonts w:ascii="Times New Roman" w:hAnsi="Times New Roman" w:cs="Times New Roman"/>
          <w:sz w:val="24"/>
          <w:szCs w:val="24"/>
        </w:rPr>
        <w:t xml:space="preserve">). </w:t>
      </w:r>
    </w:p>
    <w:p w14:paraId="78661369" w14:textId="77777777" w:rsidR="006704B7" w:rsidRPr="006704B7" w:rsidRDefault="006704B7" w:rsidP="006704B7">
      <w:pPr>
        <w:spacing w:line="480" w:lineRule="auto"/>
        <w:jc w:val="both"/>
        <w:rPr>
          <w:rFonts w:ascii="Times New Roman" w:hAnsi="Times New Roman" w:cs="Times New Roman"/>
          <w:b/>
          <w:bCs/>
          <w:sz w:val="24"/>
          <w:szCs w:val="24"/>
          <w:u w:val="single"/>
        </w:rPr>
      </w:pPr>
      <w:r w:rsidRPr="006704B7">
        <w:rPr>
          <w:rFonts w:ascii="Times New Roman" w:hAnsi="Times New Roman" w:cs="Times New Roman"/>
          <w:b/>
          <w:bCs/>
          <w:sz w:val="24"/>
          <w:szCs w:val="24"/>
          <w:u w:val="single"/>
        </w:rPr>
        <w:t>Author contributions</w:t>
      </w:r>
    </w:p>
    <w:p w14:paraId="7F03890B" w14:textId="1BE0DB79" w:rsidR="006704B7" w:rsidRPr="006704B7" w:rsidRDefault="006704B7" w:rsidP="006704B7">
      <w:pPr>
        <w:spacing w:line="480" w:lineRule="auto"/>
        <w:jc w:val="both"/>
        <w:rPr>
          <w:rFonts w:ascii="Times New Roman" w:hAnsi="Times New Roman" w:cs="Times New Roman"/>
          <w:sz w:val="24"/>
          <w:szCs w:val="24"/>
        </w:rPr>
      </w:pPr>
      <w:r w:rsidRPr="006704B7">
        <w:rPr>
          <w:rFonts w:ascii="Times New Roman" w:hAnsi="Times New Roman" w:cs="Times New Roman"/>
          <w:sz w:val="24"/>
          <w:szCs w:val="24"/>
        </w:rPr>
        <w:t xml:space="preserve">Conceptualization, P.M., and T.C.; Methodology, </w:t>
      </w:r>
      <w:r>
        <w:rPr>
          <w:rFonts w:ascii="Times New Roman" w:hAnsi="Times New Roman" w:cs="Times New Roman"/>
          <w:sz w:val="24"/>
          <w:szCs w:val="24"/>
        </w:rPr>
        <w:t xml:space="preserve">B.D., </w:t>
      </w:r>
      <w:r w:rsidRPr="006704B7">
        <w:rPr>
          <w:rFonts w:ascii="Times New Roman" w:hAnsi="Times New Roman" w:cs="Times New Roman"/>
          <w:sz w:val="24"/>
          <w:szCs w:val="24"/>
        </w:rPr>
        <w:t xml:space="preserve">and T.C.; Software, P.M., and T.C.; Formal Analysis, </w:t>
      </w:r>
      <w:r>
        <w:rPr>
          <w:rFonts w:ascii="Times New Roman" w:hAnsi="Times New Roman" w:cs="Times New Roman"/>
          <w:sz w:val="24"/>
          <w:szCs w:val="24"/>
        </w:rPr>
        <w:t>B.D., and J</w:t>
      </w:r>
      <w:r w:rsidRPr="006704B7">
        <w:rPr>
          <w:rFonts w:ascii="Times New Roman" w:hAnsi="Times New Roman" w:cs="Times New Roman"/>
          <w:sz w:val="24"/>
          <w:szCs w:val="24"/>
        </w:rPr>
        <w:t>.</w:t>
      </w:r>
      <w:r>
        <w:rPr>
          <w:rFonts w:ascii="Times New Roman" w:hAnsi="Times New Roman" w:cs="Times New Roman"/>
          <w:sz w:val="24"/>
          <w:szCs w:val="24"/>
        </w:rPr>
        <w:t>R</w:t>
      </w:r>
      <w:r w:rsidRPr="006704B7">
        <w:rPr>
          <w:rFonts w:ascii="Times New Roman" w:hAnsi="Times New Roman" w:cs="Times New Roman"/>
          <w:sz w:val="24"/>
          <w:szCs w:val="24"/>
        </w:rPr>
        <w:t>.</w:t>
      </w:r>
      <w:r>
        <w:rPr>
          <w:rFonts w:ascii="Times New Roman" w:hAnsi="Times New Roman" w:cs="Times New Roman"/>
          <w:sz w:val="24"/>
          <w:szCs w:val="24"/>
        </w:rPr>
        <w:t>;</w:t>
      </w:r>
      <w:r w:rsidRPr="006704B7">
        <w:rPr>
          <w:rFonts w:ascii="Times New Roman" w:hAnsi="Times New Roman" w:cs="Times New Roman"/>
          <w:sz w:val="24"/>
          <w:szCs w:val="24"/>
        </w:rPr>
        <w:t xml:space="preserve"> Investigation, </w:t>
      </w:r>
      <w:r>
        <w:rPr>
          <w:rFonts w:ascii="Times New Roman" w:hAnsi="Times New Roman" w:cs="Times New Roman"/>
          <w:sz w:val="24"/>
          <w:szCs w:val="24"/>
        </w:rPr>
        <w:t xml:space="preserve">B.D., and </w:t>
      </w:r>
      <w:r w:rsidRPr="006704B7">
        <w:rPr>
          <w:rFonts w:ascii="Times New Roman" w:hAnsi="Times New Roman" w:cs="Times New Roman"/>
          <w:sz w:val="24"/>
          <w:szCs w:val="24"/>
        </w:rPr>
        <w:t xml:space="preserve">P.M.; Writing – Original Draft, </w:t>
      </w:r>
      <w:r>
        <w:rPr>
          <w:rFonts w:ascii="Times New Roman" w:hAnsi="Times New Roman" w:cs="Times New Roman"/>
          <w:sz w:val="24"/>
          <w:szCs w:val="24"/>
        </w:rPr>
        <w:t>B</w:t>
      </w:r>
      <w:r w:rsidRPr="006704B7">
        <w:rPr>
          <w:rFonts w:ascii="Times New Roman" w:hAnsi="Times New Roman" w:cs="Times New Roman"/>
          <w:sz w:val="24"/>
          <w:szCs w:val="24"/>
        </w:rPr>
        <w:t>.</w:t>
      </w:r>
      <w:r>
        <w:rPr>
          <w:rFonts w:ascii="Times New Roman" w:hAnsi="Times New Roman" w:cs="Times New Roman"/>
          <w:sz w:val="24"/>
          <w:szCs w:val="24"/>
        </w:rPr>
        <w:t>D</w:t>
      </w:r>
      <w:r w:rsidRPr="006704B7">
        <w:rPr>
          <w:rFonts w:ascii="Times New Roman" w:hAnsi="Times New Roman" w:cs="Times New Roman"/>
          <w:sz w:val="24"/>
          <w:szCs w:val="24"/>
        </w:rPr>
        <w:t>.; Writing – Review &amp; Editing,</w:t>
      </w:r>
      <w:r>
        <w:rPr>
          <w:rFonts w:ascii="Times New Roman" w:hAnsi="Times New Roman" w:cs="Times New Roman"/>
          <w:sz w:val="24"/>
          <w:szCs w:val="24"/>
        </w:rPr>
        <w:t xml:space="preserve"> B.D</w:t>
      </w:r>
      <w:r w:rsidRPr="006704B7">
        <w:rPr>
          <w:rFonts w:ascii="Times New Roman" w:hAnsi="Times New Roman" w:cs="Times New Roman"/>
          <w:sz w:val="24"/>
          <w:szCs w:val="24"/>
        </w:rPr>
        <w:t>., and T.C.; Funding Acquisition, T.C.; Supervision, T.C.</w:t>
      </w:r>
    </w:p>
    <w:p w14:paraId="6BFCDD17" w14:textId="77777777" w:rsidR="00B738CC" w:rsidRPr="00B738CC" w:rsidRDefault="00B738CC" w:rsidP="00B738CC">
      <w:pPr>
        <w:spacing w:line="480" w:lineRule="auto"/>
        <w:jc w:val="both"/>
        <w:rPr>
          <w:rFonts w:ascii="Times New Roman" w:hAnsi="Times New Roman" w:cs="Times New Roman"/>
          <w:b/>
          <w:bCs/>
          <w:sz w:val="24"/>
          <w:szCs w:val="24"/>
          <w:u w:val="single"/>
        </w:rPr>
      </w:pPr>
      <w:r w:rsidRPr="00B738CC">
        <w:rPr>
          <w:rFonts w:ascii="Times New Roman" w:hAnsi="Times New Roman" w:cs="Times New Roman"/>
          <w:b/>
          <w:bCs/>
          <w:sz w:val="24"/>
          <w:szCs w:val="24"/>
          <w:u w:val="single"/>
        </w:rPr>
        <w:lastRenderedPageBreak/>
        <w:t>Declaration of interests</w:t>
      </w:r>
    </w:p>
    <w:p w14:paraId="5EBABB68" w14:textId="77777777" w:rsidR="00B738CC" w:rsidRPr="00B738CC" w:rsidRDefault="00B738CC" w:rsidP="00B738CC">
      <w:pPr>
        <w:spacing w:line="480" w:lineRule="auto"/>
        <w:jc w:val="both"/>
        <w:rPr>
          <w:rFonts w:ascii="Times New Roman" w:hAnsi="Times New Roman" w:cs="Times New Roman"/>
          <w:sz w:val="24"/>
          <w:szCs w:val="24"/>
        </w:rPr>
      </w:pPr>
      <w:r w:rsidRPr="00B738CC">
        <w:rPr>
          <w:rFonts w:ascii="Times New Roman" w:hAnsi="Times New Roman" w:cs="Times New Roman"/>
          <w:sz w:val="24"/>
          <w:szCs w:val="24"/>
        </w:rPr>
        <w:t>The authors declare no competing interests.</w:t>
      </w:r>
    </w:p>
    <w:p w14:paraId="3CB46EF5" w14:textId="77777777" w:rsidR="00B738CC" w:rsidRPr="00B738CC" w:rsidRDefault="00B738CC" w:rsidP="00B738CC">
      <w:pPr>
        <w:spacing w:line="480" w:lineRule="auto"/>
        <w:jc w:val="both"/>
        <w:rPr>
          <w:rFonts w:ascii="Times New Roman" w:hAnsi="Times New Roman" w:cs="Times New Roman"/>
          <w:b/>
          <w:bCs/>
          <w:sz w:val="24"/>
          <w:szCs w:val="24"/>
          <w:u w:val="single"/>
        </w:rPr>
      </w:pPr>
      <w:r w:rsidRPr="00B738CC">
        <w:rPr>
          <w:rFonts w:ascii="Times New Roman" w:hAnsi="Times New Roman" w:cs="Times New Roman"/>
          <w:b/>
          <w:bCs/>
          <w:sz w:val="24"/>
          <w:szCs w:val="24"/>
          <w:u w:val="single"/>
        </w:rPr>
        <w:t>Inclusion and diversity</w:t>
      </w:r>
    </w:p>
    <w:p w14:paraId="71116F3D" w14:textId="77777777" w:rsidR="00B738CC" w:rsidRDefault="00B738CC" w:rsidP="00B738CC">
      <w:pPr>
        <w:spacing w:line="480" w:lineRule="auto"/>
        <w:jc w:val="both"/>
        <w:rPr>
          <w:rFonts w:ascii="Times New Roman" w:hAnsi="Times New Roman" w:cs="Times New Roman"/>
          <w:sz w:val="24"/>
          <w:szCs w:val="24"/>
        </w:rPr>
      </w:pPr>
      <w:r w:rsidRPr="00B738CC">
        <w:rPr>
          <w:rFonts w:ascii="Times New Roman" w:hAnsi="Times New Roman" w:cs="Times New Roman"/>
          <w:sz w:val="24"/>
          <w:szCs w:val="24"/>
        </w:rPr>
        <w:t>We support inclusive, diverse, and equitable conduct of research.</w:t>
      </w:r>
    </w:p>
    <w:p w14:paraId="1CCA7615" w14:textId="77777777" w:rsidR="006704B7" w:rsidRDefault="006704B7" w:rsidP="00B738CC">
      <w:pPr>
        <w:spacing w:line="480" w:lineRule="auto"/>
        <w:jc w:val="both"/>
        <w:rPr>
          <w:rFonts w:ascii="Times New Roman" w:hAnsi="Times New Roman" w:cs="Times New Roman"/>
          <w:sz w:val="24"/>
          <w:szCs w:val="24"/>
        </w:rPr>
      </w:pPr>
    </w:p>
    <w:p w14:paraId="6C3E21BF" w14:textId="77777777" w:rsidR="006704B7" w:rsidRDefault="006704B7" w:rsidP="00B738CC">
      <w:pPr>
        <w:spacing w:line="480" w:lineRule="auto"/>
        <w:jc w:val="both"/>
        <w:rPr>
          <w:rFonts w:ascii="Times New Roman" w:hAnsi="Times New Roman" w:cs="Times New Roman"/>
          <w:sz w:val="24"/>
          <w:szCs w:val="24"/>
        </w:rPr>
      </w:pPr>
    </w:p>
    <w:p w14:paraId="75D75743" w14:textId="77777777" w:rsidR="006704B7" w:rsidRDefault="006704B7" w:rsidP="00B738CC">
      <w:pPr>
        <w:spacing w:line="480" w:lineRule="auto"/>
        <w:jc w:val="both"/>
        <w:rPr>
          <w:rFonts w:ascii="Times New Roman" w:hAnsi="Times New Roman" w:cs="Times New Roman"/>
          <w:sz w:val="24"/>
          <w:szCs w:val="24"/>
        </w:rPr>
      </w:pPr>
    </w:p>
    <w:p w14:paraId="7A414F10" w14:textId="77777777" w:rsidR="006704B7" w:rsidRDefault="006704B7" w:rsidP="00B738CC">
      <w:pPr>
        <w:spacing w:line="480" w:lineRule="auto"/>
        <w:jc w:val="both"/>
        <w:rPr>
          <w:rFonts w:ascii="Times New Roman" w:hAnsi="Times New Roman" w:cs="Times New Roman"/>
          <w:sz w:val="24"/>
          <w:szCs w:val="24"/>
        </w:rPr>
      </w:pPr>
    </w:p>
    <w:p w14:paraId="55FAB5A8" w14:textId="77777777" w:rsidR="006704B7" w:rsidRDefault="006704B7" w:rsidP="00B738CC">
      <w:pPr>
        <w:spacing w:line="480" w:lineRule="auto"/>
        <w:jc w:val="both"/>
        <w:rPr>
          <w:rFonts w:ascii="Times New Roman" w:hAnsi="Times New Roman" w:cs="Times New Roman"/>
          <w:sz w:val="24"/>
          <w:szCs w:val="24"/>
        </w:rPr>
      </w:pPr>
    </w:p>
    <w:p w14:paraId="4EC33CDB" w14:textId="77777777" w:rsidR="006704B7" w:rsidRDefault="006704B7" w:rsidP="00B738CC">
      <w:pPr>
        <w:spacing w:line="480" w:lineRule="auto"/>
        <w:jc w:val="both"/>
        <w:rPr>
          <w:rFonts w:ascii="Times New Roman" w:hAnsi="Times New Roman" w:cs="Times New Roman"/>
          <w:sz w:val="24"/>
          <w:szCs w:val="24"/>
        </w:rPr>
      </w:pPr>
    </w:p>
    <w:p w14:paraId="33E895EF" w14:textId="77777777" w:rsidR="006704B7" w:rsidRDefault="006704B7" w:rsidP="00B738CC">
      <w:pPr>
        <w:spacing w:line="480" w:lineRule="auto"/>
        <w:jc w:val="both"/>
        <w:rPr>
          <w:rFonts w:ascii="Times New Roman" w:hAnsi="Times New Roman" w:cs="Times New Roman"/>
          <w:sz w:val="24"/>
          <w:szCs w:val="24"/>
        </w:rPr>
      </w:pPr>
    </w:p>
    <w:p w14:paraId="14BDFF41" w14:textId="77777777" w:rsidR="006704B7" w:rsidRDefault="006704B7" w:rsidP="00B738CC">
      <w:pPr>
        <w:spacing w:line="480" w:lineRule="auto"/>
        <w:jc w:val="both"/>
        <w:rPr>
          <w:rFonts w:ascii="Times New Roman" w:hAnsi="Times New Roman" w:cs="Times New Roman"/>
          <w:sz w:val="24"/>
          <w:szCs w:val="24"/>
        </w:rPr>
      </w:pPr>
    </w:p>
    <w:p w14:paraId="6F443777" w14:textId="77777777" w:rsidR="006704B7" w:rsidRDefault="006704B7" w:rsidP="00B738CC">
      <w:pPr>
        <w:spacing w:line="480" w:lineRule="auto"/>
        <w:jc w:val="both"/>
        <w:rPr>
          <w:rFonts w:ascii="Times New Roman" w:hAnsi="Times New Roman" w:cs="Times New Roman"/>
          <w:sz w:val="24"/>
          <w:szCs w:val="24"/>
        </w:rPr>
      </w:pPr>
    </w:p>
    <w:p w14:paraId="4C4D90DC" w14:textId="77777777" w:rsidR="006704B7" w:rsidRDefault="006704B7" w:rsidP="00B738CC">
      <w:pPr>
        <w:spacing w:line="480" w:lineRule="auto"/>
        <w:jc w:val="both"/>
        <w:rPr>
          <w:rFonts w:ascii="Times New Roman" w:hAnsi="Times New Roman" w:cs="Times New Roman"/>
          <w:sz w:val="24"/>
          <w:szCs w:val="24"/>
        </w:rPr>
      </w:pPr>
    </w:p>
    <w:p w14:paraId="6762DADD" w14:textId="77777777" w:rsidR="006704B7" w:rsidRDefault="006704B7" w:rsidP="00B738CC">
      <w:pPr>
        <w:spacing w:line="480" w:lineRule="auto"/>
        <w:jc w:val="both"/>
        <w:rPr>
          <w:rFonts w:ascii="Times New Roman" w:hAnsi="Times New Roman" w:cs="Times New Roman"/>
          <w:sz w:val="24"/>
          <w:szCs w:val="24"/>
        </w:rPr>
      </w:pPr>
    </w:p>
    <w:p w14:paraId="0679169C" w14:textId="77777777" w:rsidR="006704B7" w:rsidRDefault="006704B7" w:rsidP="00B738CC">
      <w:pPr>
        <w:spacing w:line="480" w:lineRule="auto"/>
        <w:jc w:val="both"/>
        <w:rPr>
          <w:rFonts w:ascii="Times New Roman" w:hAnsi="Times New Roman" w:cs="Times New Roman"/>
          <w:sz w:val="24"/>
          <w:szCs w:val="24"/>
        </w:rPr>
      </w:pPr>
    </w:p>
    <w:p w14:paraId="66231CF6" w14:textId="77777777" w:rsidR="006704B7" w:rsidRDefault="006704B7" w:rsidP="00B738CC">
      <w:pPr>
        <w:spacing w:line="480" w:lineRule="auto"/>
        <w:jc w:val="both"/>
        <w:rPr>
          <w:rFonts w:ascii="Times New Roman" w:hAnsi="Times New Roman" w:cs="Times New Roman"/>
          <w:sz w:val="24"/>
          <w:szCs w:val="24"/>
        </w:rPr>
      </w:pPr>
    </w:p>
    <w:p w14:paraId="5D0E0A5B" w14:textId="77777777" w:rsidR="006704B7" w:rsidRPr="00B738CC" w:rsidRDefault="006704B7" w:rsidP="00B738CC">
      <w:pPr>
        <w:spacing w:line="480" w:lineRule="auto"/>
        <w:jc w:val="both"/>
        <w:rPr>
          <w:rFonts w:ascii="Times New Roman" w:hAnsi="Times New Roman" w:cs="Times New Roman"/>
          <w:sz w:val="24"/>
          <w:szCs w:val="24"/>
        </w:rPr>
      </w:pPr>
    </w:p>
    <w:p w14:paraId="5C6B7F5E" w14:textId="1C4BC4B2" w:rsidR="000014E9" w:rsidRDefault="000014E9" w:rsidP="002603FC">
      <w:pPr>
        <w:spacing w:line="480" w:lineRule="auto"/>
        <w:jc w:val="center"/>
        <w:rPr>
          <w:rFonts w:ascii="Times New Roman" w:hAnsi="Times New Roman" w:cs="Times New Roman"/>
          <w:b/>
          <w:bCs/>
          <w:sz w:val="24"/>
          <w:szCs w:val="24"/>
        </w:rPr>
      </w:pPr>
      <w:r w:rsidRPr="000014E9">
        <w:rPr>
          <w:rFonts w:ascii="Times New Roman" w:hAnsi="Times New Roman" w:cs="Times New Roman"/>
          <w:b/>
          <w:bCs/>
          <w:sz w:val="24"/>
          <w:szCs w:val="24"/>
        </w:rPr>
        <w:lastRenderedPageBreak/>
        <w:t xml:space="preserve">References </w:t>
      </w:r>
    </w:p>
    <w:p w14:paraId="5F6261F0" w14:textId="77777777" w:rsidR="008E3A5A" w:rsidRPr="008E3A5A" w:rsidRDefault="008E3A5A" w:rsidP="008E3A5A">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8E3A5A">
        <w:rPr>
          <w:rFonts w:ascii="Times New Roman" w:eastAsia="Times New Roman" w:hAnsi="Times New Roman" w:cs="Times New Roman"/>
          <w:color w:val="1E1D1A"/>
          <w:kern w:val="0"/>
          <w:sz w:val="24"/>
          <w:szCs w:val="24"/>
          <w:shd w:val="clear" w:color="auto" w:fill="FFFFFF"/>
          <w:lang w:eastAsia="en-CA"/>
          <w14:ligatures w14:val="none"/>
        </w:rPr>
        <w:t>Balshaw, T., Massey, G., Maden‐Wilkinson, T., Lanza, M., &amp; Folland, J. (2018). Neural adaptations after 4 years vs 12 weeks of resistance training vs untrained. Scandinavian Journal of Medicine and Science in Sports, 29(3), 348-359. https://doi.org/10.1111/sms.13331</w:t>
      </w:r>
    </w:p>
    <w:p w14:paraId="40134EF9" w14:textId="413333BA" w:rsidR="003C3E30" w:rsidRPr="008E3A5A" w:rsidRDefault="003C3E30" w:rsidP="002603FC">
      <w:pPr>
        <w:spacing w:line="480" w:lineRule="auto"/>
        <w:ind w:left="720" w:hanging="720"/>
        <w:rPr>
          <w:rFonts w:ascii="Times New Roman" w:hAnsi="Times New Roman" w:cs="Times New Roman"/>
          <w:sz w:val="24"/>
          <w:szCs w:val="24"/>
        </w:rPr>
      </w:pPr>
      <w:r w:rsidRPr="008E3A5A">
        <w:rPr>
          <w:rFonts w:ascii="Times New Roman" w:hAnsi="Times New Roman" w:cs="Times New Roman"/>
          <w:sz w:val="24"/>
          <w:szCs w:val="24"/>
        </w:rPr>
        <w:t>Brockway J. M. (1987). Derivation of formulae used to calculate energy expenditure in man. Human nutrition. Clinical nutrition, 41(6), 463–471.</w:t>
      </w:r>
    </w:p>
    <w:p w14:paraId="34D1E82F" w14:textId="53E78733" w:rsidR="006A0644" w:rsidRPr="006A0644" w:rsidRDefault="006A0644" w:rsidP="00752AF4">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6A0644">
        <w:rPr>
          <w:rFonts w:ascii="Times New Roman" w:eastAsia="Times New Roman" w:hAnsi="Times New Roman" w:cs="Times New Roman"/>
          <w:color w:val="1E1D1A"/>
          <w:kern w:val="0"/>
          <w:sz w:val="24"/>
          <w:szCs w:val="24"/>
          <w:shd w:val="clear" w:color="auto" w:fill="FFFFFF"/>
          <w:lang w:eastAsia="en-CA"/>
          <w14:ligatures w14:val="none"/>
        </w:rPr>
        <w:t xml:space="preserve">Cluff, T., &amp; Scott, S. H. (2013). Rapid feedback responses correlate with reach adaptation and properties of novel upper limb loads. The Journal of </w:t>
      </w:r>
      <w:proofErr w:type="gramStart"/>
      <w:r w:rsidRPr="006A0644">
        <w:rPr>
          <w:rFonts w:ascii="Times New Roman" w:eastAsia="Times New Roman" w:hAnsi="Times New Roman" w:cs="Times New Roman"/>
          <w:color w:val="1E1D1A"/>
          <w:kern w:val="0"/>
          <w:sz w:val="24"/>
          <w:szCs w:val="24"/>
          <w:shd w:val="clear" w:color="auto" w:fill="FFFFFF"/>
          <w:lang w:eastAsia="en-CA"/>
          <w14:ligatures w14:val="none"/>
        </w:rPr>
        <w:t>neuroscience :</w:t>
      </w:r>
      <w:proofErr w:type="gramEnd"/>
      <w:r w:rsidRPr="006A0644">
        <w:rPr>
          <w:rFonts w:ascii="Times New Roman" w:eastAsia="Times New Roman" w:hAnsi="Times New Roman" w:cs="Times New Roman"/>
          <w:color w:val="1E1D1A"/>
          <w:kern w:val="0"/>
          <w:sz w:val="24"/>
          <w:szCs w:val="24"/>
          <w:shd w:val="clear" w:color="auto" w:fill="FFFFFF"/>
          <w:lang w:eastAsia="en-CA"/>
          <w14:ligatures w14:val="none"/>
        </w:rPr>
        <w:t xml:space="preserve"> the official journal of the Society for Neuroscience, 33(40), 15903–15914. https://doi.org/10.1523/JNEUROSCI.0263-13.2013</w:t>
      </w:r>
    </w:p>
    <w:p w14:paraId="47C5FB93" w14:textId="64E4B3C8" w:rsidR="00752AF4" w:rsidRPr="008E3A5A" w:rsidRDefault="00752AF4" w:rsidP="00752AF4">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8E3A5A">
        <w:rPr>
          <w:rFonts w:ascii="Times New Roman" w:eastAsia="Times New Roman" w:hAnsi="Times New Roman" w:cs="Times New Roman"/>
          <w:color w:val="1E1D1A"/>
          <w:kern w:val="0"/>
          <w:sz w:val="24"/>
          <w:szCs w:val="24"/>
          <w:shd w:val="clear" w:color="auto" w:fill="FFFFFF"/>
          <w:lang w:eastAsia="en-CA"/>
          <w14:ligatures w14:val="none"/>
        </w:rPr>
        <w:t xml:space="preserve">Gebel, A., Lüder, B., &amp; </w:t>
      </w:r>
      <w:proofErr w:type="spellStart"/>
      <w:r w:rsidRPr="008E3A5A">
        <w:rPr>
          <w:rFonts w:ascii="Times New Roman" w:eastAsia="Times New Roman" w:hAnsi="Times New Roman" w:cs="Times New Roman"/>
          <w:color w:val="1E1D1A"/>
          <w:kern w:val="0"/>
          <w:sz w:val="24"/>
          <w:szCs w:val="24"/>
          <w:shd w:val="clear" w:color="auto" w:fill="FFFFFF"/>
          <w:lang w:eastAsia="en-CA"/>
          <w14:ligatures w14:val="none"/>
        </w:rPr>
        <w:t>Granacher</w:t>
      </w:r>
      <w:proofErr w:type="spellEnd"/>
      <w:r w:rsidRPr="008E3A5A">
        <w:rPr>
          <w:rFonts w:ascii="Times New Roman" w:eastAsia="Times New Roman" w:hAnsi="Times New Roman" w:cs="Times New Roman"/>
          <w:color w:val="1E1D1A"/>
          <w:kern w:val="0"/>
          <w:sz w:val="24"/>
          <w:szCs w:val="24"/>
          <w:shd w:val="clear" w:color="auto" w:fill="FFFFFF"/>
          <w:lang w:eastAsia="en-CA"/>
          <w14:ligatures w14:val="none"/>
        </w:rPr>
        <w:t>, U. (2019). Effects of increasing balance task difficulty on postural sway and muscle activity in healthy adolescents. Frontiers in Physiology, 10. https://doi.org/10.3389/fphys.2019.01135</w:t>
      </w:r>
    </w:p>
    <w:p w14:paraId="49F3FBF9" w14:textId="77777777" w:rsidR="001F56AD" w:rsidRPr="001F56AD" w:rsidRDefault="001F56AD" w:rsidP="001F56AD">
      <w:pPr>
        <w:spacing w:line="480" w:lineRule="auto"/>
        <w:ind w:left="720" w:hanging="720"/>
        <w:rPr>
          <w:rFonts w:ascii="Times New Roman" w:hAnsi="Times New Roman" w:cs="Times New Roman"/>
          <w:sz w:val="24"/>
          <w:szCs w:val="24"/>
        </w:rPr>
      </w:pPr>
      <w:r w:rsidRPr="001F56AD">
        <w:rPr>
          <w:rFonts w:ascii="Times New Roman" w:hAnsi="Times New Roman" w:cs="Times New Roman"/>
          <w:sz w:val="24"/>
          <w:szCs w:val="24"/>
        </w:rPr>
        <w:t xml:space="preserve">Geertsen, S. S., </w:t>
      </w:r>
      <w:proofErr w:type="spellStart"/>
      <w:r w:rsidRPr="001F56AD">
        <w:rPr>
          <w:rFonts w:ascii="Times New Roman" w:hAnsi="Times New Roman" w:cs="Times New Roman"/>
          <w:sz w:val="24"/>
          <w:szCs w:val="24"/>
        </w:rPr>
        <w:t>Stecina</w:t>
      </w:r>
      <w:proofErr w:type="spellEnd"/>
      <w:r w:rsidRPr="001F56AD">
        <w:rPr>
          <w:rFonts w:ascii="Times New Roman" w:hAnsi="Times New Roman" w:cs="Times New Roman"/>
          <w:sz w:val="24"/>
          <w:szCs w:val="24"/>
        </w:rPr>
        <w:t xml:space="preserve">, K., Meehan, C. F., Nielsen, J. B., &amp; </w:t>
      </w:r>
      <w:proofErr w:type="spellStart"/>
      <w:r w:rsidRPr="001F56AD">
        <w:rPr>
          <w:rFonts w:ascii="Times New Roman" w:hAnsi="Times New Roman" w:cs="Times New Roman"/>
          <w:sz w:val="24"/>
          <w:szCs w:val="24"/>
        </w:rPr>
        <w:t>Hultborn</w:t>
      </w:r>
      <w:proofErr w:type="spellEnd"/>
      <w:r w:rsidRPr="001F56AD">
        <w:rPr>
          <w:rFonts w:ascii="Times New Roman" w:hAnsi="Times New Roman" w:cs="Times New Roman"/>
          <w:sz w:val="24"/>
          <w:szCs w:val="24"/>
        </w:rPr>
        <w:t xml:space="preserve">, H. (2011). Reciprocal </w:t>
      </w:r>
      <w:proofErr w:type="spellStart"/>
      <w:r w:rsidRPr="001F56AD">
        <w:rPr>
          <w:rFonts w:ascii="Times New Roman" w:hAnsi="Times New Roman" w:cs="Times New Roman"/>
          <w:sz w:val="24"/>
          <w:szCs w:val="24"/>
        </w:rPr>
        <w:t>Ia</w:t>
      </w:r>
      <w:proofErr w:type="spellEnd"/>
      <w:r w:rsidRPr="001F56AD">
        <w:rPr>
          <w:rFonts w:ascii="Times New Roman" w:hAnsi="Times New Roman" w:cs="Times New Roman"/>
          <w:sz w:val="24"/>
          <w:szCs w:val="24"/>
        </w:rPr>
        <w:t xml:space="preserve"> inhibition contributes to motoneuronal hyperpolarisation during the inactive phase of locomotion and scratching in the cat. The Journal of physiology, 589(Pt 1), 119–134. https://doi.org/10.1113/jphysiol.2010.199125</w:t>
      </w:r>
    </w:p>
    <w:p w14:paraId="5EBDCF8E" w14:textId="0D1C64C9" w:rsidR="00752AF4" w:rsidRPr="008E3A5A" w:rsidRDefault="00752AF4" w:rsidP="003139F0">
      <w:pPr>
        <w:spacing w:line="480" w:lineRule="auto"/>
        <w:ind w:left="720" w:hanging="720"/>
        <w:rPr>
          <w:rFonts w:ascii="Times New Roman" w:hAnsi="Times New Roman" w:cs="Times New Roman"/>
          <w:sz w:val="24"/>
          <w:szCs w:val="24"/>
        </w:rPr>
      </w:pPr>
      <w:r w:rsidRPr="008E3A5A">
        <w:rPr>
          <w:rFonts w:ascii="Times New Roman" w:hAnsi="Times New Roman" w:cs="Times New Roman"/>
          <w:sz w:val="24"/>
          <w:szCs w:val="24"/>
        </w:rPr>
        <w:t>Kesar, T. M., Tan, A., Eicholtz, S., Baker, K., Xu, J., Anderson, J. T., Wolf, S. L., &amp; Borich, M. R. (2019). Agonist-Antagonist Coactivation Enhances Corticomotor Excitability of Ankle Muscles. Neural plasticity, 2019, 5190671. https://doi.org/10.1155/2019/5190671</w:t>
      </w:r>
    </w:p>
    <w:p w14:paraId="71A75B9F" w14:textId="266E8CAB" w:rsidR="006A0644" w:rsidRPr="006A0644" w:rsidRDefault="006A0644" w:rsidP="001F56AD">
      <w:pPr>
        <w:spacing w:line="480" w:lineRule="auto"/>
        <w:ind w:left="720" w:hanging="720"/>
        <w:rPr>
          <w:rFonts w:ascii="Times New Roman" w:eastAsia="Times New Roman" w:hAnsi="Times New Roman" w:cs="Times New Roman"/>
          <w:kern w:val="0"/>
          <w:sz w:val="24"/>
          <w:szCs w:val="24"/>
          <w:shd w:val="clear" w:color="auto" w:fill="FFFFFF"/>
          <w:lang w:eastAsia="en-CA"/>
          <w14:ligatures w14:val="none"/>
        </w:rPr>
      </w:pPr>
      <w:r w:rsidRPr="006A0644">
        <w:rPr>
          <w:rFonts w:ascii="Times New Roman" w:eastAsia="Times New Roman" w:hAnsi="Times New Roman" w:cs="Times New Roman"/>
          <w:kern w:val="0"/>
          <w:sz w:val="24"/>
          <w:szCs w:val="24"/>
          <w:shd w:val="clear" w:color="auto" w:fill="FFFFFF"/>
          <w:lang w:eastAsia="en-CA"/>
          <w14:ligatures w14:val="none"/>
        </w:rPr>
        <w:lastRenderedPageBreak/>
        <w:t xml:space="preserve">Kistemaker, D. A., Van Soest, A. J., &amp; Bobbert, M. F. (2006). </w:t>
      </w:r>
      <w:proofErr w:type="gramStart"/>
      <w:r w:rsidRPr="006A0644">
        <w:rPr>
          <w:rFonts w:ascii="Times New Roman" w:eastAsia="Times New Roman" w:hAnsi="Times New Roman" w:cs="Times New Roman"/>
          <w:kern w:val="0"/>
          <w:sz w:val="24"/>
          <w:szCs w:val="24"/>
          <w:shd w:val="clear" w:color="auto" w:fill="FFFFFF"/>
          <w:lang w:eastAsia="en-CA"/>
          <w14:ligatures w14:val="none"/>
        </w:rPr>
        <w:t>Is</w:t>
      </w:r>
      <w:proofErr w:type="gramEnd"/>
      <w:r w:rsidRPr="006A0644">
        <w:rPr>
          <w:rFonts w:ascii="Times New Roman" w:eastAsia="Times New Roman" w:hAnsi="Times New Roman" w:cs="Times New Roman"/>
          <w:kern w:val="0"/>
          <w:sz w:val="24"/>
          <w:szCs w:val="24"/>
          <w:shd w:val="clear" w:color="auto" w:fill="FFFFFF"/>
          <w:lang w:eastAsia="en-CA"/>
          <w14:ligatures w14:val="none"/>
        </w:rPr>
        <w:t xml:space="preserve"> equilibrium point control feasible for fast goal-directed single-joint </w:t>
      </w:r>
      <w:proofErr w:type="gramStart"/>
      <w:r w:rsidRPr="006A0644">
        <w:rPr>
          <w:rFonts w:ascii="Times New Roman" w:eastAsia="Times New Roman" w:hAnsi="Times New Roman" w:cs="Times New Roman"/>
          <w:kern w:val="0"/>
          <w:sz w:val="24"/>
          <w:szCs w:val="24"/>
          <w:shd w:val="clear" w:color="auto" w:fill="FFFFFF"/>
          <w:lang w:eastAsia="en-CA"/>
          <w14:ligatures w14:val="none"/>
        </w:rPr>
        <w:t>movements?.</w:t>
      </w:r>
      <w:proofErr w:type="gramEnd"/>
      <w:r w:rsidRPr="006A0644">
        <w:rPr>
          <w:rFonts w:ascii="Times New Roman" w:eastAsia="Times New Roman" w:hAnsi="Times New Roman" w:cs="Times New Roman"/>
          <w:kern w:val="0"/>
          <w:sz w:val="24"/>
          <w:szCs w:val="24"/>
          <w:shd w:val="clear" w:color="auto" w:fill="FFFFFF"/>
          <w:lang w:eastAsia="en-CA"/>
          <w14:ligatures w14:val="none"/>
        </w:rPr>
        <w:t> Journal of neurophysiology, 95(5), 2898–2912. https://doi.org/10.1152/jn.00983.2005</w:t>
      </w:r>
    </w:p>
    <w:p w14:paraId="02FF6933" w14:textId="5EAB6DFD" w:rsidR="001F56AD" w:rsidRPr="001F56AD" w:rsidRDefault="00E86CC5" w:rsidP="001F56AD">
      <w:pPr>
        <w:spacing w:line="480" w:lineRule="auto"/>
        <w:ind w:left="720" w:hanging="720"/>
        <w:rPr>
          <w:rFonts w:ascii="Times New Roman" w:eastAsia="Times New Roman" w:hAnsi="Times New Roman" w:cs="Times New Roman"/>
          <w:kern w:val="0"/>
          <w:sz w:val="24"/>
          <w:szCs w:val="24"/>
          <w:shd w:val="clear" w:color="auto" w:fill="FFFFFF"/>
          <w:lang w:eastAsia="en-CA"/>
          <w14:ligatures w14:val="none"/>
        </w:rPr>
      </w:pPr>
      <w:r w:rsidRPr="001F56AD">
        <w:rPr>
          <w:rFonts w:ascii="Times New Roman" w:eastAsia="Times New Roman" w:hAnsi="Times New Roman" w:cs="Times New Roman"/>
          <w:kern w:val="0"/>
          <w:sz w:val="24"/>
          <w:szCs w:val="24"/>
          <w:shd w:val="clear" w:color="auto" w:fill="FFFFFF"/>
          <w:lang w:eastAsia="en-CA"/>
          <w14:ligatures w14:val="none"/>
        </w:rPr>
        <w:t xml:space="preserve">Maurus, P., Armstrong, D. P., Scott, S. H., &amp; Cluff, T. (2024). Muscle coactivation primes the nervous system for fast and task-dependent feedback control. </w:t>
      </w:r>
      <w:proofErr w:type="spellStart"/>
      <w:r w:rsidRPr="001F56AD">
        <w:rPr>
          <w:rFonts w:ascii="Times New Roman" w:eastAsia="Times New Roman" w:hAnsi="Times New Roman" w:cs="Times New Roman"/>
          <w:kern w:val="0"/>
          <w:sz w:val="24"/>
          <w:szCs w:val="24"/>
          <w:shd w:val="clear" w:color="auto" w:fill="FFFFFF"/>
          <w:lang w:eastAsia="en-CA"/>
          <w14:ligatures w14:val="none"/>
        </w:rPr>
        <w:t>ArXiv</w:t>
      </w:r>
      <w:proofErr w:type="spellEnd"/>
      <w:r w:rsidRPr="001F56AD">
        <w:rPr>
          <w:rFonts w:ascii="Times New Roman" w:eastAsia="Times New Roman" w:hAnsi="Times New Roman" w:cs="Times New Roman"/>
          <w:kern w:val="0"/>
          <w:sz w:val="24"/>
          <w:szCs w:val="24"/>
          <w:shd w:val="clear" w:color="auto" w:fill="FFFFFF"/>
          <w:lang w:eastAsia="en-CA"/>
          <w14:ligatures w14:val="none"/>
        </w:rPr>
        <w:t xml:space="preserve"> (Cornell University). </w:t>
      </w:r>
      <w:hyperlink r:id="rId23" w:history="1">
        <w:r w:rsidR="001F56AD" w:rsidRPr="001F56AD">
          <w:rPr>
            <w:rStyle w:val="Hyperlink"/>
            <w:rFonts w:ascii="Times New Roman" w:eastAsia="Times New Roman" w:hAnsi="Times New Roman" w:cs="Times New Roman"/>
            <w:color w:val="auto"/>
            <w:kern w:val="0"/>
            <w:sz w:val="24"/>
            <w:szCs w:val="24"/>
            <w:u w:val="none"/>
            <w:shd w:val="clear" w:color="auto" w:fill="FFFFFF"/>
            <w:lang w:eastAsia="en-CA"/>
            <w14:ligatures w14:val="none"/>
          </w:rPr>
          <w:t>https://doi.org/10.48550/arxiv.2410.16101</w:t>
        </w:r>
      </w:hyperlink>
    </w:p>
    <w:p w14:paraId="5141C8C2" w14:textId="137ED007" w:rsidR="001F56AD" w:rsidRPr="001F56AD" w:rsidRDefault="001F56AD" w:rsidP="001F56AD">
      <w:pPr>
        <w:spacing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1F56AD">
        <w:rPr>
          <w:rFonts w:ascii="Times New Roman" w:hAnsi="Times New Roman" w:cs="Times New Roman"/>
          <w:sz w:val="24"/>
          <w:szCs w:val="24"/>
        </w:rPr>
        <w:t xml:space="preserve">Maurus, P., Jackson, K., </w:t>
      </w:r>
      <w:proofErr w:type="spellStart"/>
      <w:r w:rsidRPr="001F56AD">
        <w:rPr>
          <w:rFonts w:ascii="Times New Roman" w:hAnsi="Times New Roman" w:cs="Times New Roman"/>
          <w:sz w:val="24"/>
          <w:szCs w:val="24"/>
        </w:rPr>
        <w:t>Cashaback</w:t>
      </w:r>
      <w:proofErr w:type="spellEnd"/>
      <w:r w:rsidRPr="001F56AD">
        <w:rPr>
          <w:rFonts w:ascii="Times New Roman" w:hAnsi="Times New Roman" w:cs="Times New Roman"/>
          <w:sz w:val="24"/>
          <w:szCs w:val="24"/>
        </w:rPr>
        <w:t>, J. G. A., &amp; Cluff, T. (2023). The nervous system tunes sensorimotor gains when reaching in variable mechanical environments. </w:t>
      </w:r>
      <w:proofErr w:type="spellStart"/>
      <w:r w:rsidRPr="001F56AD">
        <w:rPr>
          <w:rFonts w:ascii="Times New Roman" w:hAnsi="Times New Roman" w:cs="Times New Roman"/>
          <w:sz w:val="24"/>
          <w:szCs w:val="24"/>
        </w:rPr>
        <w:t>iScience</w:t>
      </w:r>
      <w:proofErr w:type="spellEnd"/>
      <w:r w:rsidRPr="001F56AD">
        <w:rPr>
          <w:rFonts w:ascii="Times New Roman" w:hAnsi="Times New Roman" w:cs="Times New Roman"/>
          <w:sz w:val="24"/>
          <w:szCs w:val="24"/>
        </w:rPr>
        <w:t>, 26(6), 106756. https://doi.org/10.1016/j.isci.2023.106756</w:t>
      </w:r>
    </w:p>
    <w:p w14:paraId="1916850F" w14:textId="0EB26EFB" w:rsidR="006A0644" w:rsidRPr="006A0644" w:rsidRDefault="006A0644" w:rsidP="003139F0">
      <w:pPr>
        <w:spacing w:after="0" w:line="480" w:lineRule="auto"/>
        <w:ind w:left="720" w:hanging="720"/>
        <w:rPr>
          <w:rFonts w:ascii="Times New Roman" w:eastAsia="Times New Roman" w:hAnsi="Times New Roman" w:cs="Times New Roman"/>
          <w:color w:val="1E1D1A"/>
          <w:kern w:val="0"/>
          <w:sz w:val="24"/>
          <w:szCs w:val="24"/>
          <w:shd w:val="clear" w:color="auto" w:fill="FFFFFF"/>
          <w:lang w:eastAsia="en-CA"/>
          <w14:ligatures w14:val="none"/>
        </w:rPr>
      </w:pPr>
      <w:r w:rsidRPr="006A0644">
        <w:rPr>
          <w:rFonts w:ascii="Times New Roman" w:eastAsia="Times New Roman" w:hAnsi="Times New Roman" w:cs="Times New Roman"/>
          <w:color w:val="1E1D1A"/>
          <w:kern w:val="0"/>
          <w:sz w:val="24"/>
          <w:szCs w:val="24"/>
          <w:shd w:val="clear" w:color="auto" w:fill="FFFFFF"/>
          <w:lang w:eastAsia="en-CA"/>
          <w14:ligatures w14:val="none"/>
        </w:rPr>
        <w:t xml:space="preserve">Molina-Rueda, F., Fernández-Vázquez, D., Navarro-López, V., López-González, R., &amp; </w:t>
      </w:r>
      <w:proofErr w:type="spellStart"/>
      <w:r w:rsidRPr="006A0644">
        <w:rPr>
          <w:rFonts w:ascii="Times New Roman" w:eastAsia="Times New Roman" w:hAnsi="Times New Roman" w:cs="Times New Roman"/>
          <w:color w:val="1E1D1A"/>
          <w:kern w:val="0"/>
          <w:sz w:val="24"/>
          <w:szCs w:val="24"/>
          <w:shd w:val="clear" w:color="auto" w:fill="FFFFFF"/>
          <w:lang w:eastAsia="en-CA"/>
          <w14:ligatures w14:val="none"/>
        </w:rPr>
        <w:t>Carratalá</w:t>
      </w:r>
      <w:proofErr w:type="spellEnd"/>
      <w:r w:rsidRPr="006A0644">
        <w:rPr>
          <w:rFonts w:ascii="Times New Roman" w:eastAsia="Times New Roman" w:hAnsi="Times New Roman" w:cs="Times New Roman"/>
          <w:color w:val="1E1D1A"/>
          <w:kern w:val="0"/>
          <w:sz w:val="24"/>
          <w:szCs w:val="24"/>
          <w:shd w:val="clear" w:color="auto" w:fill="FFFFFF"/>
          <w:lang w:eastAsia="en-CA"/>
          <w14:ligatures w14:val="none"/>
        </w:rPr>
        <w:t>-Tejada, M. (2023). Muscle Coactivation Index during Walking in People with Multiple Sclerosis with Mild Disability, a Cross-Sectional Study. Diagnostics (Basel, Switzerland), 13(13), 2169. https://doi.org/10.3390/diagnostics13132169</w:t>
      </w:r>
    </w:p>
    <w:p w14:paraId="2B2F25EA" w14:textId="5D5ECE20" w:rsidR="003139F0" w:rsidRPr="008E3A5A" w:rsidRDefault="003139F0" w:rsidP="003139F0">
      <w:pPr>
        <w:spacing w:after="0" w:line="480" w:lineRule="auto"/>
        <w:ind w:left="720" w:hanging="720"/>
        <w:rPr>
          <w:rFonts w:ascii="Times New Roman" w:eastAsia="Times New Roman" w:hAnsi="Times New Roman" w:cs="Times New Roman"/>
          <w:color w:val="1E1D1A"/>
          <w:kern w:val="0"/>
          <w:sz w:val="24"/>
          <w:szCs w:val="24"/>
          <w:shd w:val="clear" w:color="auto" w:fill="FFFFFF"/>
          <w:lang w:val="fr-CA" w:eastAsia="en-CA"/>
          <w14:ligatures w14:val="none"/>
        </w:rPr>
      </w:pPr>
      <w:r w:rsidRPr="008E3A5A">
        <w:rPr>
          <w:rFonts w:ascii="Times New Roman" w:eastAsia="Times New Roman" w:hAnsi="Times New Roman" w:cs="Times New Roman"/>
          <w:color w:val="1E1D1A"/>
          <w:kern w:val="0"/>
          <w:sz w:val="24"/>
          <w:szCs w:val="24"/>
          <w:shd w:val="clear" w:color="auto" w:fill="FFFFFF"/>
          <w:lang w:eastAsia="en-CA"/>
          <w14:ligatures w14:val="none"/>
        </w:rPr>
        <w:t xml:space="preserve">Peterson, D. and Martin, P. (2010). Effects of age and walking speed on coactivation and cost of walking in healthy adults. </w:t>
      </w:r>
      <w:proofErr w:type="spellStart"/>
      <w:r w:rsidRPr="008E3A5A">
        <w:rPr>
          <w:rFonts w:ascii="Times New Roman" w:eastAsia="Times New Roman" w:hAnsi="Times New Roman" w:cs="Times New Roman"/>
          <w:color w:val="1E1D1A"/>
          <w:kern w:val="0"/>
          <w:sz w:val="24"/>
          <w:szCs w:val="24"/>
          <w:shd w:val="clear" w:color="auto" w:fill="FFFFFF"/>
          <w:lang w:val="fr-CA" w:eastAsia="en-CA"/>
          <w14:ligatures w14:val="none"/>
        </w:rPr>
        <w:t>Gait</w:t>
      </w:r>
      <w:proofErr w:type="spellEnd"/>
      <w:r w:rsidRPr="008E3A5A">
        <w:rPr>
          <w:rFonts w:ascii="Times New Roman" w:eastAsia="Times New Roman" w:hAnsi="Times New Roman" w:cs="Times New Roman"/>
          <w:color w:val="1E1D1A"/>
          <w:kern w:val="0"/>
          <w:sz w:val="24"/>
          <w:szCs w:val="24"/>
          <w:shd w:val="clear" w:color="auto" w:fill="FFFFFF"/>
          <w:lang w:val="fr-CA" w:eastAsia="en-CA"/>
          <w14:ligatures w14:val="none"/>
        </w:rPr>
        <w:t xml:space="preserve"> &amp; Posture, 31(3), 355-359. https://doi.org/10.1016/j.gaitpost.2009.12.005</w:t>
      </w:r>
    </w:p>
    <w:p w14:paraId="1B8646DD" w14:textId="0D8E4254" w:rsidR="001F6BD6" w:rsidRPr="001F6BD6" w:rsidRDefault="001F6BD6" w:rsidP="009B3900">
      <w:pPr>
        <w:spacing w:line="480" w:lineRule="auto"/>
        <w:ind w:left="720" w:hanging="720"/>
        <w:rPr>
          <w:rFonts w:ascii="Times New Roman" w:eastAsia="Times New Roman" w:hAnsi="Times New Roman" w:cs="Times New Roman"/>
          <w:color w:val="1E1D1A"/>
          <w:kern w:val="0"/>
          <w:sz w:val="24"/>
          <w:szCs w:val="24"/>
          <w:shd w:val="clear" w:color="auto" w:fill="FFFFFF"/>
          <w:lang w:val="fr-CA" w:eastAsia="en-CA"/>
          <w14:ligatures w14:val="none"/>
        </w:rPr>
      </w:pPr>
      <w:r w:rsidRPr="001F6BD6">
        <w:rPr>
          <w:rFonts w:ascii="Times New Roman" w:eastAsia="Times New Roman" w:hAnsi="Times New Roman" w:cs="Times New Roman"/>
          <w:color w:val="1E1D1A"/>
          <w:kern w:val="0"/>
          <w:sz w:val="24"/>
          <w:szCs w:val="24"/>
          <w:shd w:val="clear" w:color="auto" w:fill="FFFFFF"/>
          <w:lang w:val="fr-CA" w:eastAsia="en-CA"/>
          <w14:ligatures w14:val="none"/>
        </w:rPr>
        <w:t xml:space="preserve">Ting, L. H., &amp; Macpherson, J. M. (2005). </w:t>
      </w:r>
      <w:r w:rsidRPr="001F6BD6">
        <w:rPr>
          <w:rFonts w:ascii="Times New Roman" w:eastAsia="Times New Roman" w:hAnsi="Times New Roman" w:cs="Times New Roman"/>
          <w:color w:val="1E1D1A"/>
          <w:kern w:val="0"/>
          <w:sz w:val="24"/>
          <w:szCs w:val="24"/>
          <w:shd w:val="clear" w:color="auto" w:fill="FFFFFF"/>
          <w:lang w:eastAsia="en-CA"/>
          <w14:ligatures w14:val="none"/>
        </w:rPr>
        <w:t>A limited set of muscle synergies for force control during a postural task. Journal of neurophysiology, 93(1), 609–613. https://doi.org/10.1152/jn.00681.2004</w:t>
      </w:r>
    </w:p>
    <w:p w14:paraId="134858D5" w14:textId="01CC3AF1" w:rsidR="004F3AB3" w:rsidRDefault="009B3900" w:rsidP="001F6BD6">
      <w:pPr>
        <w:spacing w:line="480" w:lineRule="auto"/>
        <w:ind w:left="720" w:hanging="720"/>
        <w:rPr>
          <w:rFonts w:ascii="Times New Roman" w:hAnsi="Times New Roman" w:cs="Times New Roman"/>
          <w:sz w:val="24"/>
          <w:szCs w:val="24"/>
        </w:rPr>
      </w:pPr>
      <w:r w:rsidRPr="008E3A5A">
        <w:rPr>
          <w:rFonts w:ascii="Times New Roman" w:eastAsia="Times New Roman" w:hAnsi="Times New Roman" w:cs="Times New Roman"/>
          <w:color w:val="1E1D1A"/>
          <w:kern w:val="0"/>
          <w:sz w:val="24"/>
          <w:szCs w:val="24"/>
          <w:shd w:val="clear" w:color="auto" w:fill="FFFFFF"/>
          <w:lang w:val="fr-CA" w:eastAsia="en-CA"/>
          <w14:ligatures w14:val="none"/>
        </w:rPr>
        <w:t xml:space="preserve">Vieira, H., </w:t>
      </w:r>
      <w:proofErr w:type="spellStart"/>
      <w:r w:rsidRPr="008E3A5A">
        <w:rPr>
          <w:rFonts w:ascii="Times New Roman" w:eastAsia="Times New Roman" w:hAnsi="Times New Roman" w:cs="Times New Roman"/>
          <w:color w:val="1E1D1A"/>
          <w:kern w:val="0"/>
          <w:sz w:val="24"/>
          <w:szCs w:val="24"/>
          <w:shd w:val="clear" w:color="auto" w:fill="FFFFFF"/>
          <w:lang w:val="fr-CA" w:eastAsia="en-CA"/>
          <w14:ligatures w14:val="none"/>
        </w:rPr>
        <w:t>Ferraz</w:t>
      </w:r>
      <w:proofErr w:type="spellEnd"/>
      <w:r w:rsidRPr="008E3A5A">
        <w:rPr>
          <w:rFonts w:ascii="Times New Roman" w:eastAsia="Times New Roman" w:hAnsi="Times New Roman" w:cs="Times New Roman"/>
          <w:color w:val="1E1D1A"/>
          <w:kern w:val="0"/>
          <w:sz w:val="24"/>
          <w:szCs w:val="24"/>
          <w:shd w:val="clear" w:color="auto" w:fill="FFFFFF"/>
          <w:lang w:val="fr-CA" w:eastAsia="en-CA"/>
          <w14:ligatures w14:val="none"/>
        </w:rPr>
        <w:t xml:space="preserve">, T., Sousa, T., Martins, I., Marques, A., &amp; Reis, S. (2019). </w:t>
      </w:r>
      <w:r w:rsidRPr="008E3A5A">
        <w:rPr>
          <w:rFonts w:ascii="Times New Roman" w:eastAsia="Times New Roman" w:hAnsi="Times New Roman" w:cs="Times New Roman"/>
          <w:color w:val="1E1D1A"/>
          <w:kern w:val="0"/>
          <w:sz w:val="24"/>
          <w:szCs w:val="24"/>
          <w:shd w:val="clear" w:color="auto" w:fill="FFFFFF"/>
          <w:lang w:eastAsia="en-CA"/>
          <w14:ligatures w14:val="none"/>
        </w:rPr>
        <w:t xml:space="preserve">Study of the risk of ankle injury during impact on the ground and definition of support </w:t>
      </w:r>
      <w:proofErr w:type="gramStart"/>
      <w:r w:rsidRPr="008E3A5A">
        <w:rPr>
          <w:rFonts w:ascii="Times New Roman" w:eastAsia="Times New Roman" w:hAnsi="Times New Roman" w:cs="Times New Roman"/>
          <w:color w:val="1E1D1A"/>
          <w:kern w:val="0"/>
          <w:sz w:val="24"/>
          <w:szCs w:val="24"/>
          <w:shd w:val="clear" w:color="auto" w:fill="FFFFFF"/>
          <w:lang w:eastAsia="en-CA"/>
          <w14:ligatures w14:val="none"/>
        </w:rPr>
        <w:t>orthoses..</w:t>
      </w:r>
      <w:proofErr w:type="gramEnd"/>
      <w:r w:rsidRPr="008E3A5A">
        <w:rPr>
          <w:rFonts w:ascii="Times New Roman" w:eastAsia="Times New Roman" w:hAnsi="Times New Roman" w:cs="Times New Roman"/>
          <w:color w:val="1E1D1A"/>
          <w:kern w:val="0"/>
          <w:sz w:val="24"/>
          <w:szCs w:val="24"/>
          <w:shd w:val="clear" w:color="auto" w:fill="FFFFFF"/>
          <w:lang w:eastAsia="en-CA"/>
          <w14:ligatures w14:val="none"/>
        </w:rPr>
        <w:t xml:space="preserve"> https://doi.org/10.1109/enbeng.2019.8692518</w:t>
      </w:r>
    </w:p>
    <w:sectPr w:rsidR="004F3AB3" w:rsidSect="00605FF4">
      <w:headerReference w:type="default" r:id="rId24"/>
      <w:headerReference w:type="first" r:id="rId25"/>
      <w:pgSz w:w="12240" w:h="15840"/>
      <w:pgMar w:top="1440" w:right="1440" w:bottom="1440" w:left="1440" w:header="708" w:footer="708" w:gutter="0"/>
      <w:lnNumType w:countBy="1" w:restart="continuou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yler Cluff" w:date="2025-04-03T11:05:00Z" w:initials="TC">
    <w:p w14:paraId="414720BD" w14:textId="77777777" w:rsidR="006005CF" w:rsidRDefault="006005CF" w:rsidP="006005CF">
      <w:r>
        <w:rPr>
          <w:rStyle w:val="CommentReference"/>
        </w:rPr>
        <w:annotationRef/>
      </w:r>
      <w:r>
        <w:rPr>
          <w:color w:val="000000"/>
          <w:sz w:val="20"/>
          <w:szCs w:val="20"/>
        </w:rPr>
        <w:t xml:space="preserve">May want to add the mean. </w:t>
      </w:r>
    </w:p>
  </w:comment>
  <w:comment w:id="2" w:author="Tyler Cluff" w:date="2025-04-03T11:58:00Z" w:initials="TC">
    <w:p w14:paraId="0B4358AC" w14:textId="77777777" w:rsidR="006005CF" w:rsidRDefault="006005CF" w:rsidP="006005CF">
      <w:r>
        <w:rPr>
          <w:rStyle w:val="CommentReference"/>
        </w:rPr>
        <w:annotationRef/>
      </w:r>
      <w:r>
        <w:rPr>
          <w:color w:val="000000"/>
          <w:sz w:val="20"/>
          <w:szCs w:val="20"/>
        </w:rPr>
        <w:t>I think you need an additional sentence to make this point explicit - it implies that metabolic costs were lowest in the 1x condition and performance worse.</w:t>
      </w:r>
    </w:p>
  </w:comment>
  <w:comment w:id="3" w:author="Tyler Cluff" w:date="2025-04-03T11:58:00Z" w:initials="TC">
    <w:p w14:paraId="555DF053" w14:textId="77777777" w:rsidR="006005CF" w:rsidRDefault="006005CF" w:rsidP="006005CF">
      <w:r>
        <w:rPr>
          <w:rStyle w:val="CommentReference"/>
        </w:rPr>
        <w:annotationRef/>
      </w:r>
      <w:r>
        <w:rPr>
          <w:color w:val="000000"/>
          <w:sz w:val="20"/>
          <w:szCs w:val="20"/>
        </w:rPr>
        <w:t xml:space="preserve">I think that you need to say something along these lines or remove the commented sentence. </w:t>
      </w:r>
    </w:p>
  </w:comment>
  <w:comment w:id="6" w:author="Tyler Cluff" w:date="2025-04-03T12:18:00Z" w:initials="TC">
    <w:p w14:paraId="4AC21D1C" w14:textId="6D67880E" w:rsidR="0073291A" w:rsidRDefault="0073291A" w:rsidP="0073291A">
      <w:r>
        <w:rPr>
          <w:rStyle w:val="CommentReference"/>
        </w:rPr>
        <w:annotationRef/>
      </w:r>
      <w:r>
        <w:rPr>
          <w:color w:val="000000"/>
          <w:sz w:val="20"/>
          <w:szCs w:val="20"/>
        </w:rPr>
        <w:t xml:space="preserve">I think you can take out information about the calibration process - robot supports arms against gravity, permitting motor tasks in a near frictionless environment in a horizontal plane (involving flexion/extension motion of the elbow and/or shoulder joints), capable of applying independent perturbations to the shoulder and/or elbow joints, real time feedback using a white cursor tethered to the position of the participant’s index finger. </w:t>
      </w:r>
    </w:p>
  </w:comment>
  <w:comment w:id="7" w:author="Tyler Cluff" w:date="2025-04-03T12:19:00Z" w:initials="TC">
    <w:p w14:paraId="6BE2D9D6" w14:textId="77777777" w:rsidR="00B54865" w:rsidRDefault="00B54865" w:rsidP="00B54865">
      <w:r>
        <w:rPr>
          <w:rStyle w:val="CommentReference"/>
        </w:rPr>
        <w:annotationRef/>
      </w:r>
      <w:r>
        <w:rPr>
          <w:color w:val="000000"/>
          <w:sz w:val="20"/>
          <w:szCs w:val="20"/>
        </w:rPr>
        <w:t>What do the elliptical lines mean and what do the different colours correspond to?</w:t>
      </w:r>
    </w:p>
  </w:comment>
  <w:comment w:id="9" w:author="Tyler Cluff" w:date="2025-04-03T12:33:00Z" w:initials="TC">
    <w:p w14:paraId="600F34D5" w14:textId="58D3F17B" w:rsidR="00F92A3A" w:rsidRDefault="00F92A3A" w:rsidP="00F92A3A">
      <w:r>
        <w:rPr>
          <w:rStyle w:val="CommentReference"/>
        </w:rPr>
        <w:annotationRef/>
      </w:r>
      <w:r>
        <w:rPr>
          <w:color w:val="000000"/>
          <w:sz w:val="20"/>
          <w:szCs w:val="20"/>
        </w:rPr>
        <w:t>How long did they have to counter the load for in each trial? Was it an abrupt load or did the amplitude increase slowly while participants held the target position?</w:t>
      </w:r>
    </w:p>
    <w:p w14:paraId="426AA94C" w14:textId="77777777" w:rsidR="00F92A3A" w:rsidRDefault="00F92A3A" w:rsidP="00F92A3A"/>
    <w:p w14:paraId="275BC7C5" w14:textId="77777777" w:rsidR="00F92A3A" w:rsidRDefault="00F92A3A" w:rsidP="00F92A3A">
      <w:r>
        <w:rPr>
          <w:color w:val="000000"/>
          <w:sz w:val="20"/>
          <w:szCs w:val="20"/>
        </w:rPr>
        <w:t xml:space="preserve">Note - you may want to put this first. It is used to normalize the emg in the 1x condition, which impacts normalization in the 0.5, 2, 4, 8, 16x conditions. </w:t>
      </w:r>
    </w:p>
  </w:comment>
  <w:comment w:id="11" w:author="Tyler Cluff" w:date="2025-04-03T12:56:00Z" w:initials="TC">
    <w:p w14:paraId="46702519" w14:textId="2507B25C" w:rsidR="00B40D01" w:rsidRDefault="00B40D01" w:rsidP="00B40D01">
      <w:r>
        <w:rPr>
          <w:rStyle w:val="CommentReference"/>
        </w:rPr>
        <w:annotationRef/>
      </w:r>
      <w:r>
        <w:rPr>
          <w:color w:val="000000"/>
          <w:sz w:val="20"/>
          <w:szCs w:val="20"/>
        </w:rPr>
        <w:t xml:space="preserve">Consider presenting these at a higher level - overall trends - well fit by an exponential decay, showing that error rates decreased with higher levels of coactivation. </w:t>
      </w:r>
    </w:p>
    <w:p w14:paraId="574C0E6A" w14:textId="77777777" w:rsidR="00B40D01" w:rsidRDefault="00B40D01" w:rsidP="00B40D01"/>
    <w:p w14:paraId="1BD1ECA6" w14:textId="77777777" w:rsidR="00B40D01" w:rsidRDefault="00B40D01" w:rsidP="00B40D01">
      <w:r>
        <w:rPr>
          <w:color w:val="000000"/>
          <w:sz w:val="20"/>
          <w:szCs w:val="20"/>
        </w:rPr>
        <w:t xml:space="preserve">As a general rule, the data should be presented in a figure, table or in text. </w:t>
      </w:r>
    </w:p>
    <w:p w14:paraId="5F70649C" w14:textId="77777777" w:rsidR="00B40D01" w:rsidRDefault="00B40D01" w:rsidP="00B40D01"/>
    <w:p w14:paraId="75D0995F" w14:textId="77777777" w:rsidR="00B40D01" w:rsidRDefault="00B40D01" w:rsidP="00B40D01">
      <w:r>
        <w:rPr>
          <w:color w:val="000000"/>
          <w:sz w:val="20"/>
          <w:szCs w:val="20"/>
        </w:rPr>
        <w:t xml:space="preserve">They shouldn’t be presented in multiple different formats. </w:t>
      </w:r>
    </w:p>
    <w:p w14:paraId="5E98D682" w14:textId="77777777" w:rsidR="00B40D01" w:rsidRDefault="00B40D01" w:rsidP="00B40D01"/>
    <w:p w14:paraId="286A22F4" w14:textId="77777777" w:rsidR="00B40D01" w:rsidRDefault="00B40D01" w:rsidP="00B40D01">
      <w:r>
        <w:rPr>
          <w:color w:val="000000"/>
          <w:sz w:val="20"/>
          <w:szCs w:val="20"/>
        </w:rPr>
        <w:t xml:space="preserve">Since you have the numbers in the table, focus on the overall trends. </w:t>
      </w:r>
    </w:p>
    <w:p w14:paraId="0ACBA96F" w14:textId="77777777" w:rsidR="00B40D01" w:rsidRDefault="00B40D01" w:rsidP="00B40D01"/>
    <w:p w14:paraId="422FC30B" w14:textId="77777777" w:rsidR="00B40D01" w:rsidRDefault="00B40D01" w:rsidP="00B40D01">
      <w:r>
        <w:rPr>
          <w:color w:val="000000"/>
          <w:sz w:val="20"/>
          <w:szCs w:val="20"/>
        </w:rPr>
        <w:t>The results show a decrease in displacement and error rate caused by the same perturbation under higher levels of coactivation.</w:t>
      </w:r>
    </w:p>
    <w:p w14:paraId="668D1EC7" w14:textId="77777777" w:rsidR="00B40D01" w:rsidRDefault="00B40D01" w:rsidP="00B40D01"/>
  </w:comment>
  <w:comment w:id="12" w:author="Tyler Cluff" w:date="2025-04-04T08:01:00Z" w:initials="TC">
    <w:p w14:paraId="58BA6515" w14:textId="77777777" w:rsidR="00DA0624" w:rsidRDefault="00DA0624" w:rsidP="00DA0624">
      <w:r>
        <w:rPr>
          <w:rStyle w:val="CommentReference"/>
        </w:rPr>
        <w:annotationRef/>
      </w:r>
      <w:r>
        <w:rPr>
          <w:color w:val="000000"/>
          <w:sz w:val="20"/>
          <w:szCs w:val="20"/>
        </w:rPr>
        <w:t xml:space="preserve">These points could be integrated into the discussion of the metabolic cost above. </w:t>
      </w:r>
    </w:p>
    <w:p w14:paraId="01C4C860" w14:textId="77777777" w:rsidR="00DA0624" w:rsidRDefault="00DA0624" w:rsidP="00DA0624"/>
    <w:p w14:paraId="3AA9891C" w14:textId="77777777" w:rsidR="00DA0624" w:rsidRDefault="00DA0624" w:rsidP="00DA0624"/>
  </w:comment>
  <w:comment w:id="13" w:author="Tyler Cluff" w:date="2025-04-04T08:03:00Z" w:initials="TC">
    <w:p w14:paraId="0C3070C4" w14:textId="4B2CEE93" w:rsidR="00D961E5" w:rsidRDefault="00D961E5" w:rsidP="00D961E5">
      <w:r>
        <w:rPr>
          <w:rStyle w:val="CommentReference"/>
        </w:rPr>
        <w:annotationRef/>
      </w:r>
      <w:r>
        <w:rPr>
          <w:color w:val="000000"/>
          <w:sz w:val="20"/>
          <w:szCs w:val="20"/>
        </w:rPr>
        <w:t xml:space="preserve">I think the sensory role is clear - you show it via the increased EMG response to perturbations. </w:t>
      </w:r>
    </w:p>
    <w:p w14:paraId="3962B3C5" w14:textId="77777777" w:rsidR="00D961E5" w:rsidRDefault="00D961E5" w:rsidP="00D961E5"/>
    <w:p w14:paraId="1A97589F" w14:textId="77777777" w:rsidR="00D961E5" w:rsidRDefault="00D961E5" w:rsidP="00D961E5">
      <w:r>
        <w:rPr>
          <w:color w:val="000000"/>
          <w:sz w:val="20"/>
          <w:szCs w:val="20"/>
        </w:rPr>
        <w:t xml:space="preserve">Where in the brain the processing happens is unclear. </w:t>
      </w:r>
    </w:p>
    <w:p w14:paraId="3B2F8D40" w14:textId="77777777" w:rsidR="00D961E5" w:rsidRDefault="00D961E5" w:rsidP="00D961E5"/>
    <w:p w14:paraId="1A04069E" w14:textId="77777777" w:rsidR="00D961E5" w:rsidRDefault="00D961E5" w:rsidP="00D961E5">
      <w:r>
        <w:rPr>
          <w:color w:val="000000"/>
          <w:sz w:val="20"/>
          <w:szCs w:val="20"/>
        </w:rPr>
        <w:t xml:space="preserve">It’s a subtle change, but an important one because it will show that you understand your results but cannot comment on where the neural processing takes place. </w:t>
      </w:r>
    </w:p>
  </w:comment>
  <w:comment w:id="14" w:author="Bhuvan Dubey" w:date="2025-04-15T02:23:00Z" w:initials="BD">
    <w:p w14:paraId="7BD86CAD" w14:textId="77777777" w:rsidR="00F22FE4" w:rsidRDefault="00F22FE4" w:rsidP="00F22FE4">
      <w:pPr>
        <w:pStyle w:val="CommentText"/>
      </w:pPr>
      <w:r>
        <w:rPr>
          <w:rStyle w:val="CommentReference"/>
        </w:rPr>
        <w:annotationRef/>
      </w:r>
      <w:r>
        <w:t>Make sure to talk about this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4720BD" w15:done="0"/>
  <w15:commentEx w15:paraId="0B4358AC" w15:done="0"/>
  <w15:commentEx w15:paraId="555DF053" w15:paraIdParent="0B4358AC" w15:done="0"/>
  <w15:commentEx w15:paraId="4AC21D1C" w15:done="0"/>
  <w15:commentEx w15:paraId="6BE2D9D6" w15:done="0"/>
  <w15:commentEx w15:paraId="275BC7C5" w15:done="0"/>
  <w15:commentEx w15:paraId="668D1EC7" w15:done="0"/>
  <w15:commentEx w15:paraId="3AA9891C" w15:done="0"/>
  <w15:commentEx w15:paraId="1A04069E" w15:done="0"/>
  <w15:commentEx w15:paraId="7BD86C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A5D6F" w16cex:dateUtc="2025-04-03T17:05:00Z"/>
  <w16cex:commentExtensible w16cex:durableId="2FD9A979" w16cex:dateUtc="2025-04-03T17:58:00Z"/>
  <w16cex:commentExtensible w16cex:durableId="2C62C5AA" w16cex:dateUtc="2025-04-03T17:58:00Z"/>
  <w16cex:commentExtensible w16cex:durableId="2FE6C03A" w16cex:dateUtc="2025-04-03T18:18:00Z"/>
  <w16cex:commentExtensible w16cex:durableId="3661E8F9" w16cex:dateUtc="2025-04-03T18:19:00Z"/>
  <w16cex:commentExtensible w16cex:durableId="38530D28" w16cex:dateUtc="2025-04-03T18:33:00Z"/>
  <w16cex:commentExtensible w16cex:durableId="4333DF41" w16cex:dateUtc="2025-04-03T18:56:00Z"/>
  <w16cex:commentExtensible w16cex:durableId="14BCE826" w16cex:dateUtc="2025-04-04T14:01:00Z"/>
  <w16cex:commentExtensible w16cex:durableId="4490F746" w16cex:dateUtc="2025-04-04T14:03:00Z"/>
  <w16cex:commentExtensible w16cex:durableId="74DBEBEF" w16cex:dateUtc="2025-04-15T0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4720BD" w16cid:durableId="2ACA5D6F"/>
  <w16cid:commentId w16cid:paraId="0B4358AC" w16cid:durableId="2FD9A979"/>
  <w16cid:commentId w16cid:paraId="555DF053" w16cid:durableId="2C62C5AA"/>
  <w16cid:commentId w16cid:paraId="4AC21D1C" w16cid:durableId="2FE6C03A"/>
  <w16cid:commentId w16cid:paraId="6BE2D9D6" w16cid:durableId="3661E8F9"/>
  <w16cid:commentId w16cid:paraId="275BC7C5" w16cid:durableId="38530D28"/>
  <w16cid:commentId w16cid:paraId="668D1EC7" w16cid:durableId="4333DF41"/>
  <w16cid:commentId w16cid:paraId="3AA9891C" w16cid:durableId="14BCE826"/>
  <w16cid:commentId w16cid:paraId="1A04069E" w16cid:durableId="4490F746"/>
  <w16cid:commentId w16cid:paraId="7BD86CAD" w16cid:durableId="74DBEB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F0FB" w14:textId="77777777" w:rsidR="00772999" w:rsidRDefault="00772999" w:rsidP="005C5E21">
      <w:pPr>
        <w:spacing w:after="0" w:line="240" w:lineRule="auto"/>
      </w:pPr>
      <w:r>
        <w:separator/>
      </w:r>
    </w:p>
  </w:endnote>
  <w:endnote w:type="continuationSeparator" w:id="0">
    <w:p w14:paraId="0AFB523F" w14:textId="77777777" w:rsidR="00772999" w:rsidRDefault="00772999" w:rsidP="005C5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54540" w14:textId="77777777" w:rsidR="00772999" w:rsidRDefault="00772999" w:rsidP="005C5E21">
      <w:pPr>
        <w:spacing w:after="0" w:line="240" w:lineRule="auto"/>
      </w:pPr>
      <w:r>
        <w:separator/>
      </w:r>
    </w:p>
  </w:footnote>
  <w:footnote w:type="continuationSeparator" w:id="0">
    <w:p w14:paraId="29DA1964" w14:textId="77777777" w:rsidR="00772999" w:rsidRDefault="00772999" w:rsidP="005C5E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183413"/>
      <w:docPartObj>
        <w:docPartGallery w:val="Page Numbers (Top of Page)"/>
        <w:docPartUnique/>
      </w:docPartObj>
    </w:sdtPr>
    <w:sdtEndPr>
      <w:rPr>
        <w:noProof/>
      </w:rPr>
    </w:sdtEndPr>
    <w:sdtContent>
      <w:p w14:paraId="16FBB020" w14:textId="3491189A" w:rsidR="005C5E21" w:rsidRDefault="005C5E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81810A" w14:textId="257652F9" w:rsidR="005C5E21" w:rsidRDefault="00605FF4">
    <w:pPr>
      <w:pStyle w:val="Header"/>
    </w:pPr>
    <w:r w:rsidRPr="00605FF4">
      <w:t>P</w:t>
    </w:r>
    <w:r>
      <w:t>OSTURAL</w:t>
    </w:r>
    <w:r w:rsidRPr="00605FF4">
      <w:t xml:space="preserve"> </w:t>
    </w:r>
    <w:r>
      <w:t>COACTIVATION</w:t>
    </w:r>
    <w:r w:rsidRPr="00605FF4">
      <w:t xml:space="preserve"> </w:t>
    </w:r>
    <w:r>
      <w:t>SHOWS</w:t>
    </w:r>
    <w:r w:rsidRPr="00605FF4">
      <w:t xml:space="preserve"> C</w:t>
    </w:r>
    <w:r>
      <w:t>OST</w:t>
    </w:r>
    <w:r w:rsidRPr="00605FF4">
      <w:t>-P</w:t>
    </w:r>
    <w:r>
      <w:t>ERFORMANCE</w:t>
    </w:r>
    <w:r w:rsidRPr="00605FF4">
      <w:t xml:space="preserve"> T</w:t>
    </w:r>
    <w:r>
      <w:t>RADE</w:t>
    </w:r>
    <w:r w:rsidR="0045017A">
      <w:t>-</w:t>
    </w:r>
    <w:r>
      <w:t>OFF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425317"/>
      <w:docPartObj>
        <w:docPartGallery w:val="Page Numbers (Top of Page)"/>
        <w:docPartUnique/>
      </w:docPartObj>
    </w:sdtPr>
    <w:sdtEndPr>
      <w:rPr>
        <w:noProof/>
      </w:rPr>
    </w:sdtEndPr>
    <w:sdtContent>
      <w:p w14:paraId="576C7322" w14:textId="09CAFFA9" w:rsidR="00605FF4" w:rsidRDefault="00605FF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CC56AB" w14:textId="51229A54" w:rsidR="00605FF4" w:rsidRDefault="00605FF4">
    <w:pPr>
      <w:pStyle w:val="Header"/>
    </w:pPr>
    <w:r>
      <w:t xml:space="preserve">Running Head: </w:t>
    </w:r>
    <w:r w:rsidRPr="00605FF4">
      <w:t>P</w:t>
    </w:r>
    <w:r>
      <w:t>OSTURAL</w:t>
    </w:r>
    <w:r w:rsidRPr="00605FF4">
      <w:t xml:space="preserve"> </w:t>
    </w:r>
    <w:r>
      <w:t>COACTIVATION</w:t>
    </w:r>
    <w:r w:rsidRPr="00605FF4">
      <w:t xml:space="preserve"> </w:t>
    </w:r>
    <w:r>
      <w:t>SHOWS</w:t>
    </w:r>
    <w:r w:rsidRPr="00605FF4">
      <w:t xml:space="preserve"> C</w:t>
    </w:r>
    <w:r>
      <w:t>OST</w:t>
    </w:r>
    <w:r w:rsidRPr="00605FF4">
      <w:t>-P</w:t>
    </w:r>
    <w:r>
      <w:t>ERFORMANCE</w:t>
    </w:r>
    <w:r w:rsidRPr="00605FF4">
      <w:t xml:space="preserve"> T</w:t>
    </w:r>
    <w:r>
      <w:t>RADE</w:t>
    </w:r>
    <w:r w:rsidR="00FA4849">
      <w:t>-</w:t>
    </w:r>
    <w:r>
      <w:t>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4E2E"/>
    <w:multiLevelType w:val="multilevel"/>
    <w:tmpl w:val="E872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2422"/>
    <w:multiLevelType w:val="hybridMultilevel"/>
    <w:tmpl w:val="CFACB27A"/>
    <w:lvl w:ilvl="0" w:tplc="9050B8E0">
      <w:start w:val="1"/>
      <w:numFmt w:val="bullet"/>
      <w:lvlText w:val="•"/>
      <w:lvlJc w:val="left"/>
      <w:pPr>
        <w:tabs>
          <w:tab w:val="num" w:pos="720"/>
        </w:tabs>
        <w:ind w:left="720" w:hanging="360"/>
      </w:pPr>
      <w:rPr>
        <w:rFonts w:ascii="Times New Roman" w:hAnsi="Times New Roman" w:hint="default"/>
      </w:rPr>
    </w:lvl>
    <w:lvl w:ilvl="1" w:tplc="1214D7AE" w:tentative="1">
      <w:start w:val="1"/>
      <w:numFmt w:val="bullet"/>
      <w:lvlText w:val="•"/>
      <w:lvlJc w:val="left"/>
      <w:pPr>
        <w:tabs>
          <w:tab w:val="num" w:pos="1440"/>
        </w:tabs>
        <w:ind w:left="1440" w:hanging="360"/>
      </w:pPr>
      <w:rPr>
        <w:rFonts w:ascii="Times New Roman" w:hAnsi="Times New Roman" w:hint="default"/>
      </w:rPr>
    </w:lvl>
    <w:lvl w:ilvl="2" w:tplc="DC6A46DC" w:tentative="1">
      <w:start w:val="1"/>
      <w:numFmt w:val="bullet"/>
      <w:lvlText w:val="•"/>
      <w:lvlJc w:val="left"/>
      <w:pPr>
        <w:tabs>
          <w:tab w:val="num" w:pos="2160"/>
        </w:tabs>
        <w:ind w:left="2160" w:hanging="360"/>
      </w:pPr>
      <w:rPr>
        <w:rFonts w:ascii="Times New Roman" w:hAnsi="Times New Roman" w:hint="default"/>
      </w:rPr>
    </w:lvl>
    <w:lvl w:ilvl="3" w:tplc="FD8EFE7C" w:tentative="1">
      <w:start w:val="1"/>
      <w:numFmt w:val="bullet"/>
      <w:lvlText w:val="•"/>
      <w:lvlJc w:val="left"/>
      <w:pPr>
        <w:tabs>
          <w:tab w:val="num" w:pos="2880"/>
        </w:tabs>
        <w:ind w:left="2880" w:hanging="360"/>
      </w:pPr>
      <w:rPr>
        <w:rFonts w:ascii="Times New Roman" w:hAnsi="Times New Roman" w:hint="default"/>
      </w:rPr>
    </w:lvl>
    <w:lvl w:ilvl="4" w:tplc="7A70B30C" w:tentative="1">
      <w:start w:val="1"/>
      <w:numFmt w:val="bullet"/>
      <w:lvlText w:val="•"/>
      <w:lvlJc w:val="left"/>
      <w:pPr>
        <w:tabs>
          <w:tab w:val="num" w:pos="3600"/>
        </w:tabs>
        <w:ind w:left="3600" w:hanging="360"/>
      </w:pPr>
      <w:rPr>
        <w:rFonts w:ascii="Times New Roman" w:hAnsi="Times New Roman" w:hint="default"/>
      </w:rPr>
    </w:lvl>
    <w:lvl w:ilvl="5" w:tplc="62BEA9E2" w:tentative="1">
      <w:start w:val="1"/>
      <w:numFmt w:val="bullet"/>
      <w:lvlText w:val="•"/>
      <w:lvlJc w:val="left"/>
      <w:pPr>
        <w:tabs>
          <w:tab w:val="num" w:pos="4320"/>
        </w:tabs>
        <w:ind w:left="4320" w:hanging="360"/>
      </w:pPr>
      <w:rPr>
        <w:rFonts w:ascii="Times New Roman" w:hAnsi="Times New Roman" w:hint="default"/>
      </w:rPr>
    </w:lvl>
    <w:lvl w:ilvl="6" w:tplc="BD3AD3B8" w:tentative="1">
      <w:start w:val="1"/>
      <w:numFmt w:val="bullet"/>
      <w:lvlText w:val="•"/>
      <w:lvlJc w:val="left"/>
      <w:pPr>
        <w:tabs>
          <w:tab w:val="num" w:pos="5040"/>
        </w:tabs>
        <w:ind w:left="5040" w:hanging="360"/>
      </w:pPr>
      <w:rPr>
        <w:rFonts w:ascii="Times New Roman" w:hAnsi="Times New Roman" w:hint="default"/>
      </w:rPr>
    </w:lvl>
    <w:lvl w:ilvl="7" w:tplc="F46ED6B6" w:tentative="1">
      <w:start w:val="1"/>
      <w:numFmt w:val="bullet"/>
      <w:lvlText w:val="•"/>
      <w:lvlJc w:val="left"/>
      <w:pPr>
        <w:tabs>
          <w:tab w:val="num" w:pos="5760"/>
        </w:tabs>
        <w:ind w:left="5760" w:hanging="360"/>
      </w:pPr>
      <w:rPr>
        <w:rFonts w:ascii="Times New Roman" w:hAnsi="Times New Roman" w:hint="default"/>
      </w:rPr>
    </w:lvl>
    <w:lvl w:ilvl="8" w:tplc="806E70E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59805C26"/>
    <w:multiLevelType w:val="hybridMultilevel"/>
    <w:tmpl w:val="56EE59EA"/>
    <w:lvl w:ilvl="0" w:tplc="4028C872">
      <w:numFmt w:val="bullet"/>
      <w:lvlText w:val="-"/>
      <w:lvlJc w:val="left"/>
      <w:pPr>
        <w:ind w:left="720" w:hanging="360"/>
      </w:pPr>
      <w:rPr>
        <w:rFonts w:ascii="Times New Roman" w:eastAsia="Times New Roman"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46B3980"/>
    <w:multiLevelType w:val="hybridMultilevel"/>
    <w:tmpl w:val="2B6C1C48"/>
    <w:lvl w:ilvl="0" w:tplc="94BC9498">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1F04747"/>
    <w:multiLevelType w:val="hybridMultilevel"/>
    <w:tmpl w:val="5A0ABA7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00865251">
    <w:abstractNumId w:val="1"/>
  </w:num>
  <w:num w:numId="2" w16cid:durableId="1054935358">
    <w:abstractNumId w:val="3"/>
  </w:num>
  <w:num w:numId="3" w16cid:durableId="69618921">
    <w:abstractNumId w:val="0"/>
  </w:num>
  <w:num w:numId="4" w16cid:durableId="1130586344">
    <w:abstractNumId w:val="4"/>
  </w:num>
  <w:num w:numId="5" w16cid:durableId="195042947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yler Cluff">
    <w15:presenceInfo w15:providerId="AD" w15:userId="S::tyler.cluff@ucalgary.ca::bb732b06-f905-4be9-9aae-32c43f687c41"/>
  </w15:person>
  <w15:person w15:author="Bhuvan Dubey">
    <w15:presenceInfo w15:providerId="AD" w15:userId="S::bhuvan.dubey@ucalgary.ca::f05a0d58-ec84-4756-9de0-7e3239e5c8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21"/>
    <w:rsid w:val="000014E9"/>
    <w:rsid w:val="00006E2A"/>
    <w:rsid w:val="00013EBC"/>
    <w:rsid w:val="000256B5"/>
    <w:rsid w:val="00032846"/>
    <w:rsid w:val="00064141"/>
    <w:rsid w:val="0006579E"/>
    <w:rsid w:val="00083DD5"/>
    <w:rsid w:val="000B4872"/>
    <w:rsid w:val="000C3252"/>
    <w:rsid w:val="000C72E9"/>
    <w:rsid w:val="000D39EF"/>
    <w:rsid w:val="001065DE"/>
    <w:rsid w:val="00115061"/>
    <w:rsid w:val="00117C6D"/>
    <w:rsid w:val="001214DD"/>
    <w:rsid w:val="00121F90"/>
    <w:rsid w:val="00126E2E"/>
    <w:rsid w:val="001275A9"/>
    <w:rsid w:val="00127F9F"/>
    <w:rsid w:val="00130CA9"/>
    <w:rsid w:val="001445B4"/>
    <w:rsid w:val="00153000"/>
    <w:rsid w:val="00166098"/>
    <w:rsid w:val="00176021"/>
    <w:rsid w:val="00192445"/>
    <w:rsid w:val="0019323D"/>
    <w:rsid w:val="001B460B"/>
    <w:rsid w:val="001B63E0"/>
    <w:rsid w:val="001C2B36"/>
    <w:rsid w:val="001C7BA2"/>
    <w:rsid w:val="001D529D"/>
    <w:rsid w:val="001F05AA"/>
    <w:rsid w:val="001F56AD"/>
    <w:rsid w:val="001F6BD6"/>
    <w:rsid w:val="00204431"/>
    <w:rsid w:val="00210EC4"/>
    <w:rsid w:val="00223813"/>
    <w:rsid w:val="002432D1"/>
    <w:rsid w:val="00252AFA"/>
    <w:rsid w:val="002603FC"/>
    <w:rsid w:val="002763AE"/>
    <w:rsid w:val="0027728A"/>
    <w:rsid w:val="00277B13"/>
    <w:rsid w:val="002801DF"/>
    <w:rsid w:val="00280C21"/>
    <w:rsid w:val="00285A48"/>
    <w:rsid w:val="0029575E"/>
    <w:rsid w:val="002A15E6"/>
    <w:rsid w:val="002A67B4"/>
    <w:rsid w:val="002A7158"/>
    <w:rsid w:val="002B241B"/>
    <w:rsid w:val="002B73AE"/>
    <w:rsid w:val="002B7802"/>
    <w:rsid w:val="002C173B"/>
    <w:rsid w:val="002C5482"/>
    <w:rsid w:val="002E4440"/>
    <w:rsid w:val="003129BF"/>
    <w:rsid w:val="003139F0"/>
    <w:rsid w:val="00314351"/>
    <w:rsid w:val="00330B89"/>
    <w:rsid w:val="00346797"/>
    <w:rsid w:val="00346CBF"/>
    <w:rsid w:val="00372084"/>
    <w:rsid w:val="00375B02"/>
    <w:rsid w:val="00377D6E"/>
    <w:rsid w:val="00383D67"/>
    <w:rsid w:val="003843CF"/>
    <w:rsid w:val="003A0896"/>
    <w:rsid w:val="003A71EE"/>
    <w:rsid w:val="003B1FF9"/>
    <w:rsid w:val="003B55B3"/>
    <w:rsid w:val="003C3E30"/>
    <w:rsid w:val="003D006C"/>
    <w:rsid w:val="003D47C4"/>
    <w:rsid w:val="003E2A19"/>
    <w:rsid w:val="003E4488"/>
    <w:rsid w:val="003F3136"/>
    <w:rsid w:val="003F5A1A"/>
    <w:rsid w:val="00434B74"/>
    <w:rsid w:val="00434D62"/>
    <w:rsid w:val="00441933"/>
    <w:rsid w:val="0045017A"/>
    <w:rsid w:val="0047252D"/>
    <w:rsid w:val="004856DC"/>
    <w:rsid w:val="0048627A"/>
    <w:rsid w:val="00492C9C"/>
    <w:rsid w:val="004962ED"/>
    <w:rsid w:val="0049734C"/>
    <w:rsid w:val="004A597F"/>
    <w:rsid w:val="004B12AC"/>
    <w:rsid w:val="004B2471"/>
    <w:rsid w:val="004B421C"/>
    <w:rsid w:val="004C0992"/>
    <w:rsid w:val="004C19DB"/>
    <w:rsid w:val="004C5F46"/>
    <w:rsid w:val="004F3AB3"/>
    <w:rsid w:val="004F56EB"/>
    <w:rsid w:val="00516A85"/>
    <w:rsid w:val="00533045"/>
    <w:rsid w:val="0053410F"/>
    <w:rsid w:val="00541F6E"/>
    <w:rsid w:val="00596A57"/>
    <w:rsid w:val="005A3D38"/>
    <w:rsid w:val="005B5625"/>
    <w:rsid w:val="005C3469"/>
    <w:rsid w:val="005C5E21"/>
    <w:rsid w:val="005C5EA2"/>
    <w:rsid w:val="005D6733"/>
    <w:rsid w:val="005E46A8"/>
    <w:rsid w:val="005F0A66"/>
    <w:rsid w:val="006005CF"/>
    <w:rsid w:val="00605FF4"/>
    <w:rsid w:val="006215BB"/>
    <w:rsid w:val="00621851"/>
    <w:rsid w:val="00623A0B"/>
    <w:rsid w:val="00627BE2"/>
    <w:rsid w:val="00643C5F"/>
    <w:rsid w:val="00656A5E"/>
    <w:rsid w:val="006603A8"/>
    <w:rsid w:val="0066470B"/>
    <w:rsid w:val="006704B7"/>
    <w:rsid w:val="006750A0"/>
    <w:rsid w:val="006967D7"/>
    <w:rsid w:val="006A0644"/>
    <w:rsid w:val="006A3CC6"/>
    <w:rsid w:val="006A3D3E"/>
    <w:rsid w:val="006A5190"/>
    <w:rsid w:val="006B7A3E"/>
    <w:rsid w:val="006C22F1"/>
    <w:rsid w:val="006C5009"/>
    <w:rsid w:val="007070B0"/>
    <w:rsid w:val="00714C95"/>
    <w:rsid w:val="007320B5"/>
    <w:rsid w:val="007320C2"/>
    <w:rsid w:val="0073291A"/>
    <w:rsid w:val="00733D3D"/>
    <w:rsid w:val="00741E44"/>
    <w:rsid w:val="0074790B"/>
    <w:rsid w:val="007523ED"/>
    <w:rsid w:val="00752AF4"/>
    <w:rsid w:val="00764BBD"/>
    <w:rsid w:val="007723F7"/>
    <w:rsid w:val="00772999"/>
    <w:rsid w:val="00776C4B"/>
    <w:rsid w:val="007959E3"/>
    <w:rsid w:val="007A3A83"/>
    <w:rsid w:val="007A6D42"/>
    <w:rsid w:val="007B3995"/>
    <w:rsid w:val="007C7E6B"/>
    <w:rsid w:val="007E26EA"/>
    <w:rsid w:val="007F51BC"/>
    <w:rsid w:val="00800BF4"/>
    <w:rsid w:val="008235EC"/>
    <w:rsid w:val="0082393A"/>
    <w:rsid w:val="0083171D"/>
    <w:rsid w:val="00832BA7"/>
    <w:rsid w:val="00832EFA"/>
    <w:rsid w:val="008340FD"/>
    <w:rsid w:val="008357C2"/>
    <w:rsid w:val="00873AD6"/>
    <w:rsid w:val="00881C8D"/>
    <w:rsid w:val="008B1F53"/>
    <w:rsid w:val="008C0164"/>
    <w:rsid w:val="008D0E01"/>
    <w:rsid w:val="008D3D7A"/>
    <w:rsid w:val="008D591B"/>
    <w:rsid w:val="008E254A"/>
    <w:rsid w:val="008E3A5A"/>
    <w:rsid w:val="008E72D5"/>
    <w:rsid w:val="008F16BD"/>
    <w:rsid w:val="00902905"/>
    <w:rsid w:val="00911686"/>
    <w:rsid w:val="009172E5"/>
    <w:rsid w:val="009208F8"/>
    <w:rsid w:val="00936BDF"/>
    <w:rsid w:val="00944B02"/>
    <w:rsid w:val="009456EE"/>
    <w:rsid w:val="009656FB"/>
    <w:rsid w:val="00973BE8"/>
    <w:rsid w:val="00977399"/>
    <w:rsid w:val="009B3900"/>
    <w:rsid w:val="009B5C9F"/>
    <w:rsid w:val="009C130C"/>
    <w:rsid w:val="009C5578"/>
    <w:rsid w:val="00A04E19"/>
    <w:rsid w:val="00A13AD4"/>
    <w:rsid w:val="00A22D5D"/>
    <w:rsid w:val="00A30CD9"/>
    <w:rsid w:val="00A40107"/>
    <w:rsid w:val="00A44CEE"/>
    <w:rsid w:val="00A46B9E"/>
    <w:rsid w:val="00A50EF2"/>
    <w:rsid w:val="00A71490"/>
    <w:rsid w:val="00A72EB2"/>
    <w:rsid w:val="00A74BD9"/>
    <w:rsid w:val="00A95FDD"/>
    <w:rsid w:val="00AA03BA"/>
    <w:rsid w:val="00AA73A7"/>
    <w:rsid w:val="00AB153C"/>
    <w:rsid w:val="00AB27C4"/>
    <w:rsid w:val="00AC14F1"/>
    <w:rsid w:val="00AC2EF3"/>
    <w:rsid w:val="00AD28C9"/>
    <w:rsid w:val="00AD36B7"/>
    <w:rsid w:val="00AD4FAA"/>
    <w:rsid w:val="00AE3130"/>
    <w:rsid w:val="00AE3F92"/>
    <w:rsid w:val="00AE7E96"/>
    <w:rsid w:val="00AF173A"/>
    <w:rsid w:val="00AF4DC6"/>
    <w:rsid w:val="00B11DC7"/>
    <w:rsid w:val="00B128B4"/>
    <w:rsid w:val="00B151A5"/>
    <w:rsid w:val="00B22466"/>
    <w:rsid w:val="00B25959"/>
    <w:rsid w:val="00B40D01"/>
    <w:rsid w:val="00B4638B"/>
    <w:rsid w:val="00B4738E"/>
    <w:rsid w:val="00B50A37"/>
    <w:rsid w:val="00B54865"/>
    <w:rsid w:val="00B569C9"/>
    <w:rsid w:val="00B6330F"/>
    <w:rsid w:val="00B738CC"/>
    <w:rsid w:val="00B85441"/>
    <w:rsid w:val="00B916C4"/>
    <w:rsid w:val="00BA2CA3"/>
    <w:rsid w:val="00BA6066"/>
    <w:rsid w:val="00BB29CE"/>
    <w:rsid w:val="00BB7546"/>
    <w:rsid w:val="00BD271C"/>
    <w:rsid w:val="00BD7E16"/>
    <w:rsid w:val="00BE4E44"/>
    <w:rsid w:val="00BF2647"/>
    <w:rsid w:val="00BF2EF4"/>
    <w:rsid w:val="00BF41A0"/>
    <w:rsid w:val="00BF779F"/>
    <w:rsid w:val="00C026DE"/>
    <w:rsid w:val="00C051B9"/>
    <w:rsid w:val="00C365EA"/>
    <w:rsid w:val="00C675C1"/>
    <w:rsid w:val="00C833D4"/>
    <w:rsid w:val="00CA79B4"/>
    <w:rsid w:val="00CA7F68"/>
    <w:rsid w:val="00CB124D"/>
    <w:rsid w:val="00CB46A7"/>
    <w:rsid w:val="00CC32AA"/>
    <w:rsid w:val="00CC6E0B"/>
    <w:rsid w:val="00CC71B2"/>
    <w:rsid w:val="00CD5E03"/>
    <w:rsid w:val="00CF1E97"/>
    <w:rsid w:val="00CF78A7"/>
    <w:rsid w:val="00D1588E"/>
    <w:rsid w:val="00D171DB"/>
    <w:rsid w:val="00D171EE"/>
    <w:rsid w:val="00D329F3"/>
    <w:rsid w:val="00D37424"/>
    <w:rsid w:val="00D55635"/>
    <w:rsid w:val="00D60924"/>
    <w:rsid w:val="00D71A5E"/>
    <w:rsid w:val="00D87189"/>
    <w:rsid w:val="00D94B80"/>
    <w:rsid w:val="00D961E5"/>
    <w:rsid w:val="00DA0326"/>
    <w:rsid w:val="00DA0624"/>
    <w:rsid w:val="00DB217C"/>
    <w:rsid w:val="00DB5A5D"/>
    <w:rsid w:val="00DD2883"/>
    <w:rsid w:val="00DE4D58"/>
    <w:rsid w:val="00E118AE"/>
    <w:rsid w:val="00E1595B"/>
    <w:rsid w:val="00E22BBF"/>
    <w:rsid w:val="00E23D58"/>
    <w:rsid w:val="00E53123"/>
    <w:rsid w:val="00E56F1B"/>
    <w:rsid w:val="00E60410"/>
    <w:rsid w:val="00E632EA"/>
    <w:rsid w:val="00E766AE"/>
    <w:rsid w:val="00E77D65"/>
    <w:rsid w:val="00E86778"/>
    <w:rsid w:val="00E86CC5"/>
    <w:rsid w:val="00EA170F"/>
    <w:rsid w:val="00EA71D5"/>
    <w:rsid w:val="00EC783F"/>
    <w:rsid w:val="00EF504E"/>
    <w:rsid w:val="00F1524D"/>
    <w:rsid w:val="00F17DE0"/>
    <w:rsid w:val="00F22FE4"/>
    <w:rsid w:val="00F32164"/>
    <w:rsid w:val="00F3766C"/>
    <w:rsid w:val="00F40A57"/>
    <w:rsid w:val="00F6259D"/>
    <w:rsid w:val="00F92A3A"/>
    <w:rsid w:val="00FA26BC"/>
    <w:rsid w:val="00FA4849"/>
    <w:rsid w:val="00FA7B6E"/>
    <w:rsid w:val="00FA7DE5"/>
    <w:rsid w:val="00FB4970"/>
    <w:rsid w:val="00FF3144"/>
    <w:rsid w:val="00FF51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459E6"/>
  <w15:chartTrackingRefBased/>
  <w15:docId w15:val="{C36B77E2-A79C-436F-942C-BC29D51A3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E21"/>
  </w:style>
  <w:style w:type="paragraph" w:styleId="Heading1">
    <w:name w:val="heading 1"/>
    <w:basedOn w:val="Normal"/>
    <w:next w:val="Normal"/>
    <w:link w:val="Heading1Char"/>
    <w:uiPriority w:val="9"/>
    <w:qFormat/>
    <w:rsid w:val="005C5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5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5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E21"/>
    <w:rPr>
      <w:rFonts w:eastAsiaTheme="majorEastAsia" w:cstheme="majorBidi"/>
      <w:color w:val="272727" w:themeColor="text1" w:themeTint="D8"/>
    </w:rPr>
  </w:style>
  <w:style w:type="paragraph" w:styleId="Title">
    <w:name w:val="Title"/>
    <w:basedOn w:val="Normal"/>
    <w:next w:val="Normal"/>
    <w:link w:val="TitleChar"/>
    <w:uiPriority w:val="10"/>
    <w:qFormat/>
    <w:rsid w:val="005C5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E21"/>
    <w:pPr>
      <w:spacing w:before="160"/>
      <w:jc w:val="center"/>
    </w:pPr>
    <w:rPr>
      <w:i/>
      <w:iCs/>
      <w:color w:val="404040" w:themeColor="text1" w:themeTint="BF"/>
    </w:rPr>
  </w:style>
  <w:style w:type="character" w:customStyle="1" w:styleId="QuoteChar">
    <w:name w:val="Quote Char"/>
    <w:basedOn w:val="DefaultParagraphFont"/>
    <w:link w:val="Quote"/>
    <w:uiPriority w:val="29"/>
    <w:rsid w:val="005C5E21"/>
    <w:rPr>
      <w:i/>
      <w:iCs/>
      <w:color w:val="404040" w:themeColor="text1" w:themeTint="BF"/>
    </w:rPr>
  </w:style>
  <w:style w:type="paragraph" w:styleId="ListParagraph">
    <w:name w:val="List Paragraph"/>
    <w:basedOn w:val="Normal"/>
    <w:uiPriority w:val="34"/>
    <w:qFormat/>
    <w:rsid w:val="005C5E21"/>
    <w:pPr>
      <w:ind w:left="720"/>
      <w:contextualSpacing/>
    </w:pPr>
  </w:style>
  <w:style w:type="character" w:styleId="IntenseEmphasis">
    <w:name w:val="Intense Emphasis"/>
    <w:basedOn w:val="DefaultParagraphFont"/>
    <w:uiPriority w:val="21"/>
    <w:qFormat/>
    <w:rsid w:val="005C5E21"/>
    <w:rPr>
      <w:i/>
      <w:iCs/>
      <w:color w:val="0F4761" w:themeColor="accent1" w:themeShade="BF"/>
    </w:rPr>
  </w:style>
  <w:style w:type="paragraph" w:styleId="IntenseQuote">
    <w:name w:val="Intense Quote"/>
    <w:basedOn w:val="Normal"/>
    <w:next w:val="Normal"/>
    <w:link w:val="IntenseQuoteChar"/>
    <w:uiPriority w:val="30"/>
    <w:qFormat/>
    <w:rsid w:val="005C5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E21"/>
    <w:rPr>
      <w:i/>
      <w:iCs/>
      <w:color w:val="0F4761" w:themeColor="accent1" w:themeShade="BF"/>
    </w:rPr>
  </w:style>
  <w:style w:type="character" w:styleId="IntenseReference">
    <w:name w:val="Intense Reference"/>
    <w:basedOn w:val="DefaultParagraphFont"/>
    <w:uiPriority w:val="32"/>
    <w:qFormat/>
    <w:rsid w:val="005C5E21"/>
    <w:rPr>
      <w:b/>
      <w:bCs/>
      <w:smallCaps/>
      <w:color w:val="0F4761" w:themeColor="accent1" w:themeShade="BF"/>
      <w:spacing w:val="5"/>
    </w:rPr>
  </w:style>
  <w:style w:type="character" w:styleId="CommentReference">
    <w:name w:val="annotation reference"/>
    <w:basedOn w:val="DefaultParagraphFont"/>
    <w:uiPriority w:val="99"/>
    <w:semiHidden/>
    <w:unhideWhenUsed/>
    <w:rsid w:val="005C5E21"/>
    <w:rPr>
      <w:sz w:val="16"/>
      <w:szCs w:val="16"/>
    </w:rPr>
  </w:style>
  <w:style w:type="paragraph" w:styleId="CommentText">
    <w:name w:val="annotation text"/>
    <w:basedOn w:val="Normal"/>
    <w:link w:val="CommentTextChar"/>
    <w:uiPriority w:val="99"/>
    <w:unhideWhenUsed/>
    <w:rsid w:val="005C5E21"/>
    <w:pPr>
      <w:spacing w:line="240" w:lineRule="auto"/>
    </w:pPr>
    <w:rPr>
      <w:sz w:val="20"/>
      <w:szCs w:val="20"/>
    </w:rPr>
  </w:style>
  <w:style w:type="character" w:customStyle="1" w:styleId="CommentTextChar">
    <w:name w:val="Comment Text Char"/>
    <w:basedOn w:val="DefaultParagraphFont"/>
    <w:link w:val="CommentText"/>
    <w:uiPriority w:val="99"/>
    <w:rsid w:val="005C5E21"/>
    <w:rPr>
      <w:sz w:val="20"/>
      <w:szCs w:val="20"/>
    </w:rPr>
  </w:style>
  <w:style w:type="paragraph" w:styleId="Header">
    <w:name w:val="header"/>
    <w:basedOn w:val="Normal"/>
    <w:link w:val="HeaderChar"/>
    <w:uiPriority w:val="99"/>
    <w:unhideWhenUsed/>
    <w:rsid w:val="005C5E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E21"/>
  </w:style>
  <w:style w:type="paragraph" w:styleId="Footer">
    <w:name w:val="footer"/>
    <w:basedOn w:val="Normal"/>
    <w:link w:val="FooterChar"/>
    <w:uiPriority w:val="99"/>
    <w:unhideWhenUsed/>
    <w:rsid w:val="005C5E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E21"/>
  </w:style>
  <w:style w:type="paragraph" w:styleId="NormalWeb">
    <w:name w:val="Normal (Web)"/>
    <w:basedOn w:val="Normal"/>
    <w:uiPriority w:val="99"/>
    <w:unhideWhenUsed/>
    <w:rsid w:val="005C5E21"/>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CommentSubject">
    <w:name w:val="annotation subject"/>
    <w:basedOn w:val="CommentText"/>
    <w:next w:val="CommentText"/>
    <w:link w:val="CommentSubjectChar"/>
    <w:uiPriority w:val="99"/>
    <w:semiHidden/>
    <w:unhideWhenUsed/>
    <w:rsid w:val="004856DC"/>
    <w:rPr>
      <w:b/>
      <w:bCs/>
    </w:rPr>
  </w:style>
  <w:style w:type="character" w:customStyle="1" w:styleId="CommentSubjectChar">
    <w:name w:val="Comment Subject Char"/>
    <w:basedOn w:val="CommentTextChar"/>
    <w:link w:val="CommentSubject"/>
    <w:uiPriority w:val="99"/>
    <w:semiHidden/>
    <w:rsid w:val="004856DC"/>
    <w:rPr>
      <w:b/>
      <w:bCs/>
      <w:sz w:val="20"/>
      <w:szCs w:val="20"/>
    </w:rPr>
  </w:style>
  <w:style w:type="table" w:styleId="TableGrid">
    <w:name w:val="Table Grid"/>
    <w:basedOn w:val="TableNormal"/>
    <w:uiPriority w:val="39"/>
    <w:rsid w:val="001760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9B5C9F"/>
  </w:style>
  <w:style w:type="paragraph" w:styleId="Caption">
    <w:name w:val="caption"/>
    <w:basedOn w:val="Normal"/>
    <w:next w:val="Normal"/>
    <w:uiPriority w:val="35"/>
    <w:unhideWhenUsed/>
    <w:qFormat/>
    <w:rsid w:val="00A46B9E"/>
    <w:pPr>
      <w:spacing w:after="200" w:line="240" w:lineRule="auto"/>
    </w:pPr>
    <w:rPr>
      <w:i/>
      <w:iCs/>
      <w:color w:val="0E2841" w:themeColor="text2"/>
      <w:sz w:val="18"/>
      <w:szCs w:val="18"/>
    </w:rPr>
  </w:style>
  <w:style w:type="character" w:styleId="Hyperlink">
    <w:name w:val="Hyperlink"/>
    <w:basedOn w:val="DefaultParagraphFont"/>
    <w:uiPriority w:val="99"/>
    <w:unhideWhenUsed/>
    <w:rsid w:val="00DE4D58"/>
    <w:rPr>
      <w:color w:val="467886" w:themeColor="hyperlink"/>
      <w:u w:val="single"/>
    </w:rPr>
  </w:style>
  <w:style w:type="character" w:styleId="UnresolvedMention">
    <w:name w:val="Unresolved Mention"/>
    <w:basedOn w:val="DefaultParagraphFont"/>
    <w:uiPriority w:val="99"/>
    <w:semiHidden/>
    <w:unhideWhenUsed/>
    <w:rsid w:val="00DE4D58"/>
    <w:rPr>
      <w:color w:val="605E5C"/>
      <w:shd w:val="clear" w:color="auto" w:fill="E1DFDD"/>
    </w:rPr>
  </w:style>
  <w:style w:type="paragraph" w:styleId="Revision">
    <w:name w:val="Revision"/>
    <w:hidden/>
    <w:uiPriority w:val="99"/>
    <w:semiHidden/>
    <w:rsid w:val="006005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4191">
      <w:bodyDiv w:val="1"/>
      <w:marLeft w:val="0"/>
      <w:marRight w:val="0"/>
      <w:marTop w:val="0"/>
      <w:marBottom w:val="0"/>
      <w:divBdr>
        <w:top w:val="none" w:sz="0" w:space="0" w:color="auto"/>
        <w:left w:val="none" w:sz="0" w:space="0" w:color="auto"/>
        <w:bottom w:val="none" w:sz="0" w:space="0" w:color="auto"/>
        <w:right w:val="none" w:sz="0" w:space="0" w:color="auto"/>
      </w:divBdr>
    </w:div>
    <w:div w:id="34473493">
      <w:bodyDiv w:val="1"/>
      <w:marLeft w:val="0"/>
      <w:marRight w:val="0"/>
      <w:marTop w:val="0"/>
      <w:marBottom w:val="0"/>
      <w:divBdr>
        <w:top w:val="none" w:sz="0" w:space="0" w:color="auto"/>
        <w:left w:val="none" w:sz="0" w:space="0" w:color="auto"/>
        <w:bottom w:val="none" w:sz="0" w:space="0" w:color="auto"/>
        <w:right w:val="none" w:sz="0" w:space="0" w:color="auto"/>
      </w:divBdr>
    </w:div>
    <w:div w:id="47538738">
      <w:bodyDiv w:val="1"/>
      <w:marLeft w:val="0"/>
      <w:marRight w:val="0"/>
      <w:marTop w:val="0"/>
      <w:marBottom w:val="0"/>
      <w:divBdr>
        <w:top w:val="none" w:sz="0" w:space="0" w:color="auto"/>
        <w:left w:val="none" w:sz="0" w:space="0" w:color="auto"/>
        <w:bottom w:val="none" w:sz="0" w:space="0" w:color="auto"/>
        <w:right w:val="none" w:sz="0" w:space="0" w:color="auto"/>
      </w:divBdr>
      <w:divsChild>
        <w:div w:id="728653884">
          <w:marLeft w:val="-720"/>
          <w:marRight w:val="0"/>
          <w:marTop w:val="0"/>
          <w:marBottom w:val="0"/>
          <w:divBdr>
            <w:top w:val="none" w:sz="0" w:space="0" w:color="auto"/>
            <w:left w:val="none" w:sz="0" w:space="0" w:color="auto"/>
            <w:bottom w:val="none" w:sz="0" w:space="0" w:color="auto"/>
            <w:right w:val="none" w:sz="0" w:space="0" w:color="auto"/>
          </w:divBdr>
        </w:div>
      </w:divsChild>
    </w:div>
    <w:div w:id="73363682">
      <w:bodyDiv w:val="1"/>
      <w:marLeft w:val="0"/>
      <w:marRight w:val="0"/>
      <w:marTop w:val="0"/>
      <w:marBottom w:val="0"/>
      <w:divBdr>
        <w:top w:val="none" w:sz="0" w:space="0" w:color="auto"/>
        <w:left w:val="none" w:sz="0" w:space="0" w:color="auto"/>
        <w:bottom w:val="none" w:sz="0" w:space="0" w:color="auto"/>
        <w:right w:val="none" w:sz="0" w:space="0" w:color="auto"/>
      </w:divBdr>
      <w:divsChild>
        <w:div w:id="94254150">
          <w:marLeft w:val="0"/>
          <w:marRight w:val="0"/>
          <w:marTop w:val="0"/>
          <w:marBottom w:val="0"/>
          <w:divBdr>
            <w:top w:val="none" w:sz="0" w:space="0" w:color="auto"/>
            <w:left w:val="none" w:sz="0" w:space="0" w:color="auto"/>
            <w:bottom w:val="none" w:sz="0" w:space="0" w:color="auto"/>
            <w:right w:val="none" w:sz="0" w:space="0" w:color="auto"/>
          </w:divBdr>
        </w:div>
      </w:divsChild>
    </w:div>
    <w:div w:id="80763243">
      <w:bodyDiv w:val="1"/>
      <w:marLeft w:val="0"/>
      <w:marRight w:val="0"/>
      <w:marTop w:val="0"/>
      <w:marBottom w:val="0"/>
      <w:divBdr>
        <w:top w:val="none" w:sz="0" w:space="0" w:color="auto"/>
        <w:left w:val="none" w:sz="0" w:space="0" w:color="auto"/>
        <w:bottom w:val="none" w:sz="0" w:space="0" w:color="auto"/>
        <w:right w:val="none" w:sz="0" w:space="0" w:color="auto"/>
      </w:divBdr>
    </w:div>
    <w:div w:id="81799311">
      <w:bodyDiv w:val="1"/>
      <w:marLeft w:val="0"/>
      <w:marRight w:val="0"/>
      <w:marTop w:val="0"/>
      <w:marBottom w:val="0"/>
      <w:divBdr>
        <w:top w:val="none" w:sz="0" w:space="0" w:color="auto"/>
        <w:left w:val="none" w:sz="0" w:space="0" w:color="auto"/>
        <w:bottom w:val="none" w:sz="0" w:space="0" w:color="auto"/>
        <w:right w:val="none" w:sz="0" w:space="0" w:color="auto"/>
      </w:divBdr>
      <w:divsChild>
        <w:div w:id="1538346810">
          <w:marLeft w:val="0"/>
          <w:marRight w:val="0"/>
          <w:marTop w:val="0"/>
          <w:marBottom w:val="0"/>
          <w:divBdr>
            <w:top w:val="none" w:sz="0" w:space="0" w:color="auto"/>
            <w:left w:val="none" w:sz="0" w:space="0" w:color="auto"/>
            <w:bottom w:val="none" w:sz="0" w:space="0" w:color="auto"/>
            <w:right w:val="none" w:sz="0" w:space="0" w:color="auto"/>
          </w:divBdr>
        </w:div>
      </w:divsChild>
    </w:div>
    <w:div w:id="87507347">
      <w:bodyDiv w:val="1"/>
      <w:marLeft w:val="0"/>
      <w:marRight w:val="0"/>
      <w:marTop w:val="0"/>
      <w:marBottom w:val="0"/>
      <w:divBdr>
        <w:top w:val="none" w:sz="0" w:space="0" w:color="auto"/>
        <w:left w:val="none" w:sz="0" w:space="0" w:color="auto"/>
        <w:bottom w:val="none" w:sz="0" w:space="0" w:color="auto"/>
        <w:right w:val="none" w:sz="0" w:space="0" w:color="auto"/>
      </w:divBdr>
    </w:div>
    <w:div w:id="94520616">
      <w:bodyDiv w:val="1"/>
      <w:marLeft w:val="0"/>
      <w:marRight w:val="0"/>
      <w:marTop w:val="0"/>
      <w:marBottom w:val="0"/>
      <w:divBdr>
        <w:top w:val="none" w:sz="0" w:space="0" w:color="auto"/>
        <w:left w:val="none" w:sz="0" w:space="0" w:color="auto"/>
        <w:bottom w:val="none" w:sz="0" w:space="0" w:color="auto"/>
        <w:right w:val="none" w:sz="0" w:space="0" w:color="auto"/>
      </w:divBdr>
    </w:div>
    <w:div w:id="95292318">
      <w:bodyDiv w:val="1"/>
      <w:marLeft w:val="0"/>
      <w:marRight w:val="0"/>
      <w:marTop w:val="0"/>
      <w:marBottom w:val="0"/>
      <w:divBdr>
        <w:top w:val="none" w:sz="0" w:space="0" w:color="auto"/>
        <w:left w:val="none" w:sz="0" w:space="0" w:color="auto"/>
        <w:bottom w:val="none" w:sz="0" w:space="0" w:color="auto"/>
        <w:right w:val="none" w:sz="0" w:space="0" w:color="auto"/>
      </w:divBdr>
    </w:div>
    <w:div w:id="158810600">
      <w:bodyDiv w:val="1"/>
      <w:marLeft w:val="0"/>
      <w:marRight w:val="0"/>
      <w:marTop w:val="0"/>
      <w:marBottom w:val="0"/>
      <w:divBdr>
        <w:top w:val="none" w:sz="0" w:space="0" w:color="auto"/>
        <w:left w:val="none" w:sz="0" w:space="0" w:color="auto"/>
        <w:bottom w:val="none" w:sz="0" w:space="0" w:color="auto"/>
        <w:right w:val="none" w:sz="0" w:space="0" w:color="auto"/>
      </w:divBdr>
    </w:div>
    <w:div w:id="226115601">
      <w:bodyDiv w:val="1"/>
      <w:marLeft w:val="0"/>
      <w:marRight w:val="0"/>
      <w:marTop w:val="0"/>
      <w:marBottom w:val="0"/>
      <w:divBdr>
        <w:top w:val="none" w:sz="0" w:space="0" w:color="auto"/>
        <w:left w:val="none" w:sz="0" w:space="0" w:color="auto"/>
        <w:bottom w:val="none" w:sz="0" w:space="0" w:color="auto"/>
        <w:right w:val="none" w:sz="0" w:space="0" w:color="auto"/>
      </w:divBdr>
    </w:div>
    <w:div w:id="249631091">
      <w:bodyDiv w:val="1"/>
      <w:marLeft w:val="0"/>
      <w:marRight w:val="0"/>
      <w:marTop w:val="0"/>
      <w:marBottom w:val="0"/>
      <w:divBdr>
        <w:top w:val="none" w:sz="0" w:space="0" w:color="auto"/>
        <w:left w:val="none" w:sz="0" w:space="0" w:color="auto"/>
        <w:bottom w:val="none" w:sz="0" w:space="0" w:color="auto"/>
        <w:right w:val="none" w:sz="0" w:space="0" w:color="auto"/>
      </w:divBdr>
    </w:div>
    <w:div w:id="270820254">
      <w:bodyDiv w:val="1"/>
      <w:marLeft w:val="0"/>
      <w:marRight w:val="0"/>
      <w:marTop w:val="0"/>
      <w:marBottom w:val="0"/>
      <w:divBdr>
        <w:top w:val="none" w:sz="0" w:space="0" w:color="auto"/>
        <w:left w:val="none" w:sz="0" w:space="0" w:color="auto"/>
        <w:bottom w:val="none" w:sz="0" w:space="0" w:color="auto"/>
        <w:right w:val="none" w:sz="0" w:space="0" w:color="auto"/>
      </w:divBdr>
    </w:div>
    <w:div w:id="295111068">
      <w:bodyDiv w:val="1"/>
      <w:marLeft w:val="0"/>
      <w:marRight w:val="0"/>
      <w:marTop w:val="0"/>
      <w:marBottom w:val="0"/>
      <w:divBdr>
        <w:top w:val="none" w:sz="0" w:space="0" w:color="auto"/>
        <w:left w:val="none" w:sz="0" w:space="0" w:color="auto"/>
        <w:bottom w:val="none" w:sz="0" w:space="0" w:color="auto"/>
        <w:right w:val="none" w:sz="0" w:space="0" w:color="auto"/>
      </w:divBdr>
      <w:divsChild>
        <w:div w:id="1865703384">
          <w:marLeft w:val="0"/>
          <w:marRight w:val="0"/>
          <w:marTop w:val="0"/>
          <w:marBottom w:val="0"/>
          <w:divBdr>
            <w:top w:val="none" w:sz="0" w:space="0" w:color="auto"/>
            <w:left w:val="none" w:sz="0" w:space="0" w:color="auto"/>
            <w:bottom w:val="none" w:sz="0" w:space="0" w:color="auto"/>
            <w:right w:val="none" w:sz="0" w:space="0" w:color="auto"/>
          </w:divBdr>
        </w:div>
      </w:divsChild>
    </w:div>
    <w:div w:id="324556591">
      <w:bodyDiv w:val="1"/>
      <w:marLeft w:val="0"/>
      <w:marRight w:val="0"/>
      <w:marTop w:val="0"/>
      <w:marBottom w:val="0"/>
      <w:divBdr>
        <w:top w:val="none" w:sz="0" w:space="0" w:color="auto"/>
        <w:left w:val="none" w:sz="0" w:space="0" w:color="auto"/>
        <w:bottom w:val="none" w:sz="0" w:space="0" w:color="auto"/>
        <w:right w:val="none" w:sz="0" w:space="0" w:color="auto"/>
      </w:divBdr>
    </w:div>
    <w:div w:id="381566743">
      <w:bodyDiv w:val="1"/>
      <w:marLeft w:val="0"/>
      <w:marRight w:val="0"/>
      <w:marTop w:val="0"/>
      <w:marBottom w:val="0"/>
      <w:divBdr>
        <w:top w:val="none" w:sz="0" w:space="0" w:color="auto"/>
        <w:left w:val="none" w:sz="0" w:space="0" w:color="auto"/>
        <w:bottom w:val="none" w:sz="0" w:space="0" w:color="auto"/>
        <w:right w:val="none" w:sz="0" w:space="0" w:color="auto"/>
      </w:divBdr>
      <w:divsChild>
        <w:div w:id="1967656791">
          <w:marLeft w:val="0"/>
          <w:marRight w:val="0"/>
          <w:marTop w:val="0"/>
          <w:marBottom w:val="240"/>
          <w:divBdr>
            <w:top w:val="none" w:sz="0" w:space="0" w:color="auto"/>
            <w:left w:val="none" w:sz="0" w:space="0" w:color="auto"/>
            <w:bottom w:val="none" w:sz="0" w:space="0" w:color="auto"/>
            <w:right w:val="none" w:sz="0" w:space="0" w:color="auto"/>
          </w:divBdr>
        </w:div>
      </w:divsChild>
    </w:div>
    <w:div w:id="392433867">
      <w:bodyDiv w:val="1"/>
      <w:marLeft w:val="0"/>
      <w:marRight w:val="0"/>
      <w:marTop w:val="0"/>
      <w:marBottom w:val="0"/>
      <w:divBdr>
        <w:top w:val="none" w:sz="0" w:space="0" w:color="auto"/>
        <w:left w:val="none" w:sz="0" w:space="0" w:color="auto"/>
        <w:bottom w:val="none" w:sz="0" w:space="0" w:color="auto"/>
        <w:right w:val="none" w:sz="0" w:space="0" w:color="auto"/>
      </w:divBdr>
    </w:div>
    <w:div w:id="395057725">
      <w:bodyDiv w:val="1"/>
      <w:marLeft w:val="0"/>
      <w:marRight w:val="0"/>
      <w:marTop w:val="0"/>
      <w:marBottom w:val="0"/>
      <w:divBdr>
        <w:top w:val="none" w:sz="0" w:space="0" w:color="auto"/>
        <w:left w:val="none" w:sz="0" w:space="0" w:color="auto"/>
        <w:bottom w:val="none" w:sz="0" w:space="0" w:color="auto"/>
        <w:right w:val="none" w:sz="0" w:space="0" w:color="auto"/>
      </w:divBdr>
      <w:divsChild>
        <w:div w:id="893395779">
          <w:marLeft w:val="0"/>
          <w:marRight w:val="0"/>
          <w:marTop w:val="0"/>
          <w:marBottom w:val="240"/>
          <w:divBdr>
            <w:top w:val="none" w:sz="0" w:space="0" w:color="auto"/>
            <w:left w:val="none" w:sz="0" w:space="0" w:color="auto"/>
            <w:bottom w:val="none" w:sz="0" w:space="0" w:color="auto"/>
            <w:right w:val="none" w:sz="0" w:space="0" w:color="auto"/>
          </w:divBdr>
        </w:div>
        <w:div w:id="1129472271">
          <w:marLeft w:val="0"/>
          <w:marRight w:val="0"/>
          <w:marTop w:val="0"/>
          <w:marBottom w:val="240"/>
          <w:divBdr>
            <w:top w:val="none" w:sz="0" w:space="0" w:color="auto"/>
            <w:left w:val="none" w:sz="0" w:space="0" w:color="auto"/>
            <w:bottom w:val="none" w:sz="0" w:space="0" w:color="auto"/>
            <w:right w:val="none" w:sz="0" w:space="0" w:color="auto"/>
          </w:divBdr>
        </w:div>
      </w:divsChild>
    </w:div>
    <w:div w:id="426971622">
      <w:bodyDiv w:val="1"/>
      <w:marLeft w:val="0"/>
      <w:marRight w:val="0"/>
      <w:marTop w:val="0"/>
      <w:marBottom w:val="0"/>
      <w:divBdr>
        <w:top w:val="none" w:sz="0" w:space="0" w:color="auto"/>
        <w:left w:val="none" w:sz="0" w:space="0" w:color="auto"/>
        <w:bottom w:val="none" w:sz="0" w:space="0" w:color="auto"/>
        <w:right w:val="none" w:sz="0" w:space="0" w:color="auto"/>
      </w:divBdr>
    </w:div>
    <w:div w:id="455103511">
      <w:bodyDiv w:val="1"/>
      <w:marLeft w:val="0"/>
      <w:marRight w:val="0"/>
      <w:marTop w:val="0"/>
      <w:marBottom w:val="0"/>
      <w:divBdr>
        <w:top w:val="none" w:sz="0" w:space="0" w:color="auto"/>
        <w:left w:val="none" w:sz="0" w:space="0" w:color="auto"/>
        <w:bottom w:val="none" w:sz="0" w:space="0" w:color="auto"/>
        <w:right w:val="none" w:sz="0" w:space="0" w:color="auto"/>
      </w:divBdr>
      <w:divsChild>
        <w:div w:id="1386836674">
          <w:marLeft w:val="0"/>
          <w:marRight w:val="0"/>
          <w:marTop w:val="0"/>
          <w:marBottom w:val="0"/>
          <w:divBdr>
            <w:top w:val="none" w:sz="0" w:space="0" w:color="auto"/>
            <w:left w:val="none" w:sz="0" w:space="0" w:color="auto"/>
            <w:bottom w:val="none" w:sz="0" w:space="0" w:color="auto"/>
            <w:right w:val="none" w:sz="0" w:space="0" w:color="auto"/>
          </w:divBdr>
        </w:div>
      </w:divsChild>
    </w:div>
    <w:div w:id="514882450">
      <w:bodyDiv w:val="1"/>
      <w:marLeft w:val="0"/>
      <w:marRight w:val="0"/>
      <w:marTop w:val="0"/>
      <w:marBottom w:val="0"/>
      <w:divBdr>
        <w:top w:val="none" w:sz="0" w:space="0" w:color="auto"/>
        <w:left w:val="none" w:sz="0" w:space="0" w:color="auto"/>
        <w:bottom w:val="none" w:sz="0" w:space="0" w:color="auto"/>
        <w:right w:val="none" w:sz="0" w:space="0" w:color="auto"/>
      </w:divBdr>
      <w:divsChild>
        <w:div w:id="1703361524">
          <w:marLeft w:val="0"/>
          <w:marRight w:val="0"/>
          <w:marTop w:val="0"/>
          <w:marBottom w:val="240"/>
          <w:divBdr>
            <w:top w:val="none" w:sz="0" w:space="0" w:color="auto"/>
            <w:left w:val="none" w:sz="0" w:space="0" w:color="auto"/>
            <w:bottom w:val="none" w:sz="0" w:space="0" w:color="auto"/>
            <w:right w:val="none" w:sz="0" w:space="0" w:color="auto"/>
          </w:divBdr>
        </w:div>
        <w:div w:id="649482707">
          <w:marLeft w:val="0"/>
          <w:marRight w:val="0"/>
          <w:marTop w:val="0"/>
          <w:marBottom w:val="240"/>
          <w:divBdr>
            <w:top w:val="none" w:sz="0" w:space="0" w:color="auto"/>
            <w:left w:val="none" w:sz="0" w:space="0" w:color="auto"/>
            <w:bottom w:val="none" w:sz="0" w:space="0" w:color="auto"/>
            <w:right w:val="none" w:sz="0" w:space="0" w:color="auto"/>
          </w:divBdr>
        </w:div>
      </w:divsChild>
    </w:div>
    <w:div w:id="544176733">
      <w:bodyDiv w:val="1"/>
      <w:marLeft w:val="0"/>
      <w:marRight w:val="0"/>
      <w:marTop w:val="0"/>
      <w:marBottom w:val="0"/>
      <w:divBdr>
        <w:top w:val="none" w:sz="0" w:space="0" w:color="auto"/>
        <w:left w:val="none" w:sz="0" w:space="0" w:color="auto"/>
        <w:bottom w:val="none" w:sz="0" w:space="0" w:color="auto"/>
        <w:right w:val="none" w:sz="0" w:space="0" w:color="auto"/>
      </w:divBdr>
      <w:divsChild>
        <w:div w:id="900940902">
          <w:marLeft w:val="0"/>
          <w:marRight w:val="0"/>
          <w:marTop w:val="0"/>
          <w:marBottom w:val="0"/>
          <w:divBdr>
            <w:top w:val="none" w:sz="0" w:space="0" w:color="auto"/>
            <w:left w:val="none" w:sz="0" w:space="0" w:color="auto"/>
            <w:bottom w:val="none" w:sz="0" w:space="0" w:color="auto"/>
            <w:right w:val="none" w:sz="0" w:space="0" w:color="auto"/>
          </w:divBdr>
        </w:div>
      </w:divsChild>
    </w:div>
    <w:div w:id="564292611">
      <w:bodyDiv w:val="1"/>
      <w:marLeft w:val="0"/>
      <w:marRight w:val="0"/>
      <w:marTop w:val="0"/>
      <w:marBottom w:val="0"/>
      <w:divBdr>
        <w:top w:val="none" w:sz="0" w:space="0" w:color="auto"/>
        <w:left w:val="none" w:sz="0" w:space="0" w:color="auto"/>
        <w:bottom w:val="none" w:sz="0" w:space="0" w:color="auto"/>
        <w:right w:val="none" w:sz="0" w:space="0" w:color="auto"/>
      </w:divBdr>
    </w:div>
    <w:div w:id="570695223">
      <w:bodyDiv w:val="1"/>
      <w:marLeft w:val="0"/>
      <w:marRight w:val="0"/>
      <w:marTop w:val="0"/>
      <w:marBottom w:val="0"/>
      <w:divBdr>
        <w:top w:val="none" w:sz="0" w:space="0" w:color="auto"/>
        <w:left w:val="none" w:sz="0" w:space="0" w:color="auto"/>
        <w:bottom w:val="none" w:sz="0" w:space="0" w:color="auto"/>
        <w:right w:val="none" w:sz="0" w:space="0" w:color="auto"/>
      </w:divBdr>
    </w:div>
    <w:div w:id="611666417">
      <w:bodyDiv w:val="1"/>
      <w:marLeft w:val="0"/>
      <w:marRight w:val="0"/>
      <w:marTop w:val="0"/>
      <w:marBottom w:val="0"/>
      <w:divBdr>
        <w:top w:val="none" w:sz="0" w:space="0" w:color="auto"/>
        <w:left w:val="none" w:sz="0" w:space="0" w:color="auto"/>
        <w:bottom w:val="none" w:sz="0" w:space="0" w:color="auto"/>
        <w:right w:val="none" w:sz="0" w:space="0" w:color="auto"/>
      </w:divBdr>
      <w:divsChild>
        <w:div w:id="1632130238">
          <w:marLeft w:val="0"/>
          <w:marRight w:val="0"/>
          <w:marTop w:val="0"/>
          <w:marBottom w:val="240"/>
          <w:divBdr>
            <w:top w:val="none" w:sz="0" w:space="0" w:color="auto"/>
            <w:left w:val="none" w:sz="0" w:space="0" w:color="auto"/>
            <w:bottom w:val="none" w:sz="0" w:space="0" w:color="auto"/>
            <w:right w:val="none" w:sz="0" w:space="0" w:color="auto"/>
          </w:divBdr>
        </w:div>
      </w:divsChild>
    </w:div>
    <w:div w:id="682518727">
      <w:bodyDiv w:val="1"/>
      <w:marLeft w:val="0"/>
      <w:marRight w:val="0"/>
      <w:marTop w:val="0"/>
      <w:marBottom w:val="0"/>
      <w:divBdr>
        <w:top w:val="none" w:sz="0" w:space="0" w:color="auto"/>
        <w:left w:val="none" w:sz="0" w:space="0" w:color="auto"/>
        <w:bottom w:val="none" w:sz="0" w:space="0" w:color="auto"/>
        <w:right w:val="none" w:sz="0" w:space="0" w:color="auto"/>
      </w:divBdr>
    </w:div>
    <w:div w:id="690574941">
      <w:bodyDiv w:val="1"/>
      <w:marLeft w:val="0"/>
      <w:marRight w:val="0"/>
      <w:marTop w:val="0"/>
      <w:marBottom w:val="0"/>
      <w:divBdr>
        <w:top w:val="none" w:sz="0" w:space="0" w:color="auto"/>
        <w:left w:val="none" w:sz="0" w:space="0" w:color="auto"/>
        <w:bottom w:val="none" w:sz="0" w:space="0" w:color="auto"/>
        <w:right w:val="none" w:sz="0" w:space="0" w:color="auto"/>
      </w:divBdr>
      <w:divsChild>
        <w:div w:id="1707441669">
          <w:marLeft w:val="0"/>
          <w:marRight w:val="0"/>
          <w:marTop w:val="0"/>
          <w:marBottom w:val="0"/>
          <w:divBdr>
            <w:top w:val="none" w:sz="0" w:space="0" w:color="auto"/>
            <w:left w:val="none" w:sz="0" w:space="0" w:color="auto"/>
            <w:bottom w:val="none" w:sz="0" w:space="0" w:color="auto"/>
            <w:right w:val="none" w:sz="0" w:space="0" w:color="auto"/>
          </w:divBdr>
        </w:div>
      </w:divsChild>
    </w:div>
    <w:div w:id="709916486">
      <w:bodyDiv w:val="1"/>
      <w:marLeft w:val="0"/>
      <w:marRight w:val="0"/>
      <w:marTop w:val="0"/>
      <w:marBottom w:val="0"/>
      <w:divBdr>
        <w:top w:val="none" w:sz="0" w:space="0" w:color="auto"/>
        <w:left w:val="none" w:sz="0" w:space="0" w:color="auto"/>
        <w:bottom w:val="none" w:sz="0" w:space="0" w:color="auto"/>
        <w:right w:val="none" w:sz="0" w:space="0" w:color="auto"/>
      </w:divBdr>
      <w:divsChild>
        <w:div w:id="1073628546">
          <w:marLeft w:val="0"/>
          <w:marRight w:val="0"/>
          <w:marTop w:val="0"/>
          <w:marBottom w:val="0"/>
          <w:divBdr>
            <w:top w:val="none" w:sz="0" w:space="0" w:color="auto"/>
            <w:left w:val="none" w:sz="0" w:space="0" w:color="auto"/>
            <w:bottom w:val="none" w:sz="0" w:space="0" w:color="auto"/>
            <w:right w:val="none" w:sz="0" w:space="0" w:color="auto"/>
          </w:divBdr>
        </w:div>
      </w:divsChild>
    </w:div>
    <w:div w:id="728070975">
      <w:bodyDiv w:val="1"/>
      <w:marLeft w:val="0"/>
      <w:marRight w:val="0"/>
      <w:marTop w:val="0"/>
      <w:marBottom w:val="0"/>
      <w:divBdr>
        <w:top w:val="none" w:sz="0" w:space="0" w:color="auto"/>
        <w:left w:val="none" w:sz="0" w:space="0" w:color="auto"/>
        <w:bottom w:val="none" w:sz="0" w:space="0" w:color="auto"/>
        <w:right w:val="none" w:sz="0" w:space="0" w:color="auto"/>
      </w:divBdr>
      <w:divsChild>
        <w:div w:id="1933587567">
          <w:marLeft w:val="0"/>
          <w:marRight w:val="0"/>
          <w:marTop w:val="0"/>
          <w:marBottom w:val="0"/>
          <w:divBdr>
            <w:top w:val="none" w:sz="0" w:space="0" w:color="auto"/>
            <w:left w:val="none" w:sz="0" w:space="0" w:color="auto"/>
            <w:bottom w:val="none" w:sz="0" w:space="0" w:color="auto"/>
            <w:right w:val="none" w:sz="0" w:space="0" w:color="auto"/>
          </w:divBdr>
        </w:div>
      </w:divsChild>
    </w:div>
    <w:div w:id="739253155">
      <w:bodyDiv w:val="1"/>
      <w:marLeft w:val="0"/>
      <w:marRight w:val="0"/>
      <w:marTop w:val="0"/>
      <w:marBottom w:val="0"/>
      <w:divBdr>
        <w:top w:val="none" w:sz="0" w:space="0" w:color="auto"/>
        <w:left w:val="none" w:sz="0" w:space="0" w:color="auto"/>
        <w:bottom w:val="none" w:sz="0" w:space="0" w:color="auto"/>
        <w:right w:val="none" w:sz="0" w:space="0" w:color="auto"/>
      </w:divBdr>
    </w:div>
    <w:div w:id="745495764">
      <w:bodyDiv w:val="1"/>
      <w:marLeft w:val="0"/>
      <w:marRight w:val="0"/>
      <w:marTop w:val="0"/>
      <w:marBottom w:val="0"/>
      <w:divBdr>
        <w:top w:val="none" w:sz="0" w:space="0" w:color="auto"/>
        <w:left w:val="none" w:sz="0" w:space="0" w:color="auto"/>
        <w:bottom w:val="none" w:sz="0" w:space="0" w:color="auto"/>
        <w:right w:val="none" w:sz="0" w:space="0" w:color="auto"/>
      </w:divBdr>
      <w:divsChild>
        <w:div w:id="1218517108">
          <w:marLeft w:val="0"/>
          <w:marRight w:val="0"/>
          <w:marTop w:val="0"/>
          <w:marBottom w:val="0"/>
          <w:divBdr>
            <w:top w:val="none" w:sz="0" w:space="0" w:color="auto"/>
            <w:left w:val="none" w:sz="0" w:space="0" w:color="auto"/>
            <w:bottom w:val="none" w:sz="0" w:space="0" w:color="auto"/>
            <w:right w:val="none" w:sz="0" w:space="0" w:color="auto"/>
          </w:divBdr>
        </w:div>
      </w:divsChild>
    </w:div>
    <w:div w:id="748229772">
      <w:bodyDiv w:val="1"/>
      <w:marLeft w:val="0"/>
      <w:marRight w:val="0"/>
      <w:marTop w:val="0"/>
      <w:marBottom w:val="0"/>
      <w:divBdr>
        <w:top w:val="none" w:sz="0" w:space="0" w:color="auto"/>
        <w:left w:val="none" w:sz="0" w:space="0" w:color="auto"/>
        <w:bottom w:val="none" w:sz="0" w:space="0" w:color="auto"/>
        <w:right w:val="none" w:sz="0" w:space="0" w:color="auto"/>
      </w:divBdr>
    </w:div>
    <w:div w:id="802430983">
      <w:bodyDiv w:val="1"/>
      <w:marLeft w:val="0"/>
      <w:marRight w:val="0"/>
      <w:marTop w:val="0"/>
      <w:marBottom w:val="0"/>
      <w:divBdr>
        <w:top w:val="none" w:sz="0" w:space="0" w:color="auto"/>
        <w:left w:val="none" w:sz="0" w:space="0" w:color="auto"/>
        <w:bottom w:val="none" w:sz="0" w:space="0" w:color="auto"/>
        <w:right w:val="none" w:sz="0" w:space="0" w:color="auto"/>
      </w:divBdr>
    </w:div>
    <w:div w:id="837040360">
      <w:bodyDiv w:val="1"/>
      <w:marLeft w:val="0"/>
      <w:marRight w:val="0"/>
      <w:marTop w:val="0"/>
      <w:marBottom w:val="0"/>
      <w:divBdr>
        <w:top w:val="none" w:sz="0" w:space="0" w:color="auto"/>
        <w:left w:val="none" w:sz="0" w:space="0" w:color="auto"/>
        <w:bottom w:val="none" w:sz="0" w:space="0" w:color="auto"/>
        <w:right w:val="none" w:sz="0" w:space="0" w:color="auto"/>
      </w:divBdr>
      <w:divsChild>
        <w:div w:id="108284491">
          <w:marLeft w:val="0"/>
          <w:marRight w:val="0"/>
          <w:marTop w:val="0"/>
          <w:marBottom w:val="0"/>
          <w:divBdr>
            <w:top w:val="none" w:sz="0" w:space="0" w:color="auto"/>
            <w:left w:val="none" w:sz="0" w:space="0" w:color="auto"/>
            <w:bottom w:val="none" w:sz="0" w:space="0" w:color="auto"/>
            <w:right w:val="none" w:sz="0" w:space="0" w:color="auto"/>
          </w:divBdr>
        </w:div>
      </w:divsChild>
    </w:div>
    <w:div w:id="851453593">
      <w:bodyDiv w:val="1"/>
      <w:marLeft w:val="0"/>
      <w:marRight w:val="0"/>
      <w:marTop w:val="0"/>
      <w:marBottom w:val="0"/>
      <w:divBdr>
        <w:top w:val="none" w:sz="0" w:space="0" w:color="auto"/>
        <w:left w:val="none" w:sz="0" w:space="0" w:color="auto"/>
        <w:bottom w:val="none" w:sz="0" w:space="0" w:color="auto"/>
        <w:right w:val="none" w:sz="0" w:space="0" w:color="auto"/>
      </w:divBdr>
    </w:div>
    <w:div w:id="856702215">
      <w:bodyDiv w:val="1"/>
      <w:marLeft w:val="0"/>
      <w:marRight w:val="0"/>
      <w:marTop w:val="0"/>
      <w:marBottom w:val="0"/>
      <w:divBdr>
        <w:top w:val="none" w:sz="0" w:space="0" w:color="auto"/>
        <w:left w:val="none" w:sz="0" w:space="0" w:color="auto"/>
        <w:bottom w:val="none" w:sz="0" w:space="0" w:color="auto"/>
        <w:right w:val="none" w:sz="0" w:space="0" w:color="auto"/>
      </w:divBdr>
    </w:div>
    <w:div w:id="928661299">
      <w:bodyDiv w:val="1"/>
      <w:marLeft w:val="0"/>
      <w:marRight w:val="0"/>
      <w:marTop w:val="0"/>
      <w:marBottom w:val="0"/>
      <w:divBdr>
        <w:top w:val="none" w:sz="0" w:space="0" w:color="auto"/>
        <w:left w:val="none" w:sz="0" w:space="0" w:color="auto"/>
        <w:bottom w:val="none" w:sz="0" w:space="0" w:color="auto"/>
        <w:right w:val="none" w:sz="0" w:space="0" w:color="auto"/>
      </w:divBdr>
      <w:divsChild>
        <w:div w:id="264584431">
          <w:marLeft w:val="0"/>
          <w:marRight w:val="0"/>
          <w:marTop w:val="0"/>
          <w:marBottom w:val="0"/>
          <w:divBdr>
            <w:top w:val="none" w:sz="0" w:space="0" w:color="auto"/>
            <w:left w:val="none" w:sz="0" w:space="0" w:color="auto"/>
            <w:bottom w:val="none" w:sz="0" w:space="0" w:color="auto"/>
            <w:right w:val="none" w:sz="0" w:space="0" w:color="auto"/>
          </w:divBdr>
        </w:div>
      </w:divsChild>
    </w:div>
    <w:div w:id="955408608">
      <w:bodyDiv w:val="1"/>
      <w:marLeft w:val="0"/>
      <w:marRight w:val="0"/>
      <w:marTop w:val="0"/>
      <w:marBottom w:val="0"/>
      <w:divBdr>
        <w:top w:val="none" w:sz="0" w:space="0" w:color="auto"/>
        <w:left w:val="none" w:sz="0" w:space="0" w:color="auto"/>
        <w:bottom w:val="none" w:sz="0" w:space="0" w:color="auto"/>
        <w:right w:val="none" w:sz="0" w:space="0" w:color="auto"/>
      </w:divBdr>
    </w:div>
    <w:div w:id="970288533">
      <w:bodyDiv w:val="1"/>
      <w:marLeft w:val="0"/>
      <w:marRight w:val="0"/>
      <w:marTop w:val="0"/>
      <w:marBottom w:val="0"/>
      <w:divBdr>
        <w:top w:val="none" w:sz="0" w:space="0" w:color="auto"/>
        <w:left w:val="none" w:sz="0" w:space="0" w:color="auto"/>
        <w:bottom w:val="none" w:sz="0" w:space="0" w:color="auto"/>
        <w:right w:val="none" w:sz="0" w:space="0" w:color="auto"/>
      </w:divBdr>
    </w:div>
    <w:div w:id="984696681">
      <w:bodyDiv w:val="1"/>
      <w:marLeft w:val="0"/>
      <w:marRight w:val="0"/>
      <w:marTop w:val="0"/>
      <w:marBottom w:val="0"/>
      <w:divBdr>
        <w:top w:val="none" w:sz="0" w:space="0" w:color="auto"/>
        <w:left w:val="none" w:sz="0" w:space="0" w:color="auto"/>
        <w:bottom w:val="none" w:sz="0" w:space="0" w:color="auto"/>
        <w:right w:val="none" w:sz="0" w:space="0" w:color="auto"/>
      </w:divBdr>
      <w:divsChild>
        <w:div w:id="438182152">
          <w:marLeft w:val="547"/>
          <w:marRight w:val="0"/>
          <w:marTop w:val="0"/>
          <w:marBottom w:val="0"/>
          <w:divBdr>
            <w:top w:val="none" w:sz="0" w:space="0" w:color="auto"/>
            <w:left w:val="none" w:sz="0" w:space="0" w:color="auto"/>
            <w:bottom w:val="none" w:sz="0" w:space="0" w:color="auto"/>
            <w:right w:val="none" w:sz="0" w:space="0" w:color="auto"/>
          </w:divBdr>
        </w:div>
      </w:divsChild>
    </w:div>
    <w:div w:id="1004552426">
      <w:bodyDiv w:val="1"/>
      <w:marLeft w:val="0"/>
      <w:marRight w:val="0"/>
      <w:marTop w:val="0"/>
      <w:marBottom w:val="0"/>
      <w:divBdr>
        <w:top w:val="none" w:sz="0" w:space="0" w:color="auto"/>
        <w:left w:val="none" w:sz="0" w:space="0" w:color="auto"/>
        <w:bottom w:val="none" w:sz="0" w:space="0" w:color="auto"/>
        <w:right w:val="none" w:sz="0" w:space="0" w:color="auto"/>
      </w:divBdr>
    </w:div>
    <w:div w:id="1006982952">
      <w:bodyDiv w:val="1"/>
      <w:marLeft w:val="0"/>
      <w:marRight w:val="0"/>
      <w:marTop w:val="0"/>
      <w:marBottom w:val="0"/>
      <w:divBdr>
        <w:top w:val="none" w:sz="0" w:space="0" w:color="auto"/>
        <w:left w:val="none" w:sz="0" w:space="0" w:color="auto"/>
        <w:bottom w:val="none" w:sz="0" w:space="0" w:color="auto"/>
        <w:right w:val="none" w:sz="0" w:space="0" w:color="auto"/>
      </w:divBdr>
    </w:div>
    <w:div w:id="1010714105">
      <w:bodyDiv w:val="1"/>
      <w:marLeft w:val="0"/>
      <w:marRight w:val="0"/>
      <w:marTop w:val="0"/>
      <w:marBottom w:val="0"/>
      <w:divBdr>
        <w:top w:val="none" w:sz="0" w:space="0" w:color="auto"/>
        <w:left w:val="none" w:sz="0" w:space="0" w:color="auto"/>
        <w:bottom w:val="none" w:sz="0" w:space="0" w:color="auto"/>
        <w:right w:val="none" w:sz="0" w:space="0" w:color="auto"/>
      </w:divBdr>
    </w:div>
    <w:div w:id="1016884022">
      <w:bodyDiv w:val="1"/>
      <w:marLeft w:val="0"/>
      <w:marRight w:val="0"/>
      <w:marTop w:val="0"/>
      <w:marBottom w:val="0"/>
      <w:divBdr>
        <w:top w:val="none" w:sz="0" w:space="0" w:color="auto"/>
        <w:left w:val="none" w:sz="0" w:space="0" w:color="auto"/>
        <w:bottom w:val="none" w:sz="0" w:space="0" w:color="auto"/>
        <w:right w:val="none" w:sz="0" w:space="0" w:color="auto"/>
      </w:divBdr>
    </w:div>
    <w:div w:id="1045369938">
      <w:bodyDiv w:val="1"/>
      <w:marLeft w:val="0"/>
      <w:marRight w:val="0"/>
      <w:marTop w:val="0"/>
      <w:marBottom w:val="0"/>
      <w:divBdr>
        <w:top w:val="none" w:sz="0" w:space="0" w:color="auto"/>
        <w:left w:val="none" w:sz="0" w:space="0" w:color="auto"/>
        <w:bottom w:val="none" w:sz="0" w:space="0" w:color="auto"/>
        <w:right w:val="none" w:sz="0" w:space="0" w:color="auto"/>
      </w:divBdr>
      <w:divsChild>
        <w:div w:id="2097434411">
          <w:marLeft w:val="0"/>
          <w:marRight w:val="0"/>
          <w:marTop w:val="0"/>
          <w:marBottom w:val="0"/>
          <w:divBdr>
            <w:top w:val="none" w:sz="0" w:space="0" w:color="auto"/>
            <w:left w:val="none" w:sz="0" w:space="0" w:color="auto"/>
            <w:bottom w:val="none" w:sz="0" w:space="0" w:color="auto"/>
            <w:right w:val="none" w:sz="0" w:space="0" w:color="auto"/>
          </w:divBdr>
        </w:div>
      </w:divsChild>
    </w:div>
    <w:div w:id="1053236670">
      <w:bodyDiv w:val="1"/>
      <w:marLeft w:val="0"/>
      <w:marRight w:val="0"/>
      <w:marTop w:val="0"/>
      <w:marBottom w:val="0"/>
      <w:divBdr>
        <w:top w:val="none" w:sz="0" w:space="0" w:color="auto"/>
        <w:left w:val="none" w:sz="0" w:space="0" w:color="auto"/>
        <w:bottom w:val="none" w:sz="0" w:space="0" w:color="auto"/>
        <w:right w:val="none" w:sz="0" w:space="0" w:color="auto"/>
      </w:divBdr>
      <w:divsChild>
        <w:div w:id="774323713">
          <w:marLeft w:val="0"/>
          <w:marRight w:val="0"/>
          <w:marTop w:val="0"/>
          <w:marBottom w:val="0"/>
          <w:divBdr>
            <w:top w:val="none" w:sz="0" w:space="0" w:color="auto"/>
            <w:left w:val="none" w:sz="0" w:space="0" w:color="auto"/>
            <w:bottom w:val="none" w:sz="0" w:space="0" w:color="auto"/>
            <w:right w:val="none" w:sz="0" w:space="0" w:color="auto"/>
          </w:divBdr>
        </w:div>
      </w:divsChild>
    </w:div>
    <w:div w:id="1062144493">
      <w:bodyDiv w:val="1"/>
      <w:marLeft w:val="0"/>
      <w:marRight w:val="0"/>
      <w:marTop w:val="0"/>
      <w:marBottom w:val="0"/>
      <w:divBdr>
        <w:top w:val="none" w:sz="0" w:space="0" w:color="auto"/>
        <w:left w:val="none" w:sz="0" w:space="0" w:color="auto"/>
        <w:bottom w:val="none" w:sz="0" w:space="0" w:color="auto"/>
        <w:right w:val="none" w:sz="0" w:space="0" w:color="auto"/>
      </w:divBdr>
    </w:div>
    <w:div w:id="1082332190">
      <w:bodyDiv w:val="1"/>
      <w:marLeft w:val="0"/>
      <w:marRight w:val="0"/>
      <w:marTop w:val="0"/>
      <w:marBottom w:val="0"/>
      <w:divBdr>
        <w:top w:val="none" w:sz="0" w:space="0" w:color="auto"/>
        <w:left w:val="none" w:sz="0" w:space="0" w:color="auto"/>
        <w:bottom w:val="none" w:sz="0" w:space="0" w:color="auto"/>
        <w:right w:val="none" w:sz="0" w:space="0" w:color="auto"/>
      </w:divBdr>
    </w:div>
    <w:div w:id="1100415834">
      <w:bodyDiv w:val="1"/>
      <w:marLeft w:val="0"/>
      <w:marRight w:val="0"/>
      <w:marTop w:val="0"/>
      <w:marBottom w:val="0"/>
      <w:divBdr>
        <w:top w:val="none" w:sz="0" w:space="0" w:color="auto"/>
        <w:left w:val="none" w:sz="0" w:space="0" w:color="auto"/>
        <w:bottom w:val="none" w:sz="0" w:space="0" w:color="auto"/>
        <w:right w:val="none" w:sz="0" w:space="0" w:color="auto"/>
      </w:divBdr>
    </w:div>
    <w:div w:id="1127167154">
      <w:bodyDiv w:val="1"/>
      <w:marLeft w:val="0"/>
      <w:marRight w:val="0"/>
      <w:marTop w:val="0"/>
      <w:marBottom w:val="0"/>
      <w:divBdr>
        <w:top w:val="none" w:sz="0" w:space="0" w:color="auto"/>
        <w:left w:val="none" w:sz="0" w:space="0" w:color="auto"/>
        <w:bottom w:val="none" w:sz="0" w:space="0" w:color="auto"/>
        <w:right w:val="none" w:sz="0" w:space="0" w:color="auto"/>
      </w:divBdr>
      <w:divsChild>
        <w:div w:id="1823816797">
          <w:marLeft w:val="0"/>
          <w:marRight w:val="0"/>
          <w:marTop w:val="0"/>
          <w:marBottom w:val="0"/>
          <w:divBdr>
            <w:top w:val="none" w:sz="0" w:space="0" w:color="auto"/>
            <w:left w:val="none" w:sz="0" w:space="0" w:color="auto"/>
            <w:bottom w:val="none" w:sz="0" w:space="0" w:color="auto"/>
            <w:right w:val="none" w:sz="0" w:space="0" w:color="auto"/>
          </w:divBdr>
        </w:div>
      </w:divsChild>
    </w:div>
    <w:div w:id="1168710247">
      <w:bodyDiv w:val="1"/>
      <w:marLeft w:val="0"/>
      <w:marRight w:val="0"/>
      <w:marTop w:val="0"/>
      <w:marBottom w:val="0"/>
      <w:divBdr>
        <w:top w:val="none" w:sz="0" w:space="0" w:color="auto"/>
        <w:left w:val="none" w:sz="0" w:space="0" w:color="auto"/>
        <w:bottom w:val="none" w:sz="0" w:space="0" w:color="auto"/>
        <w:right w:val="none" w:sz="0" w:space="0" w:color="auto"/>
      </w:divBdr>
    </w:div>
    <w:div w:id="1182083576">
      <w:bodyDiv w:val="1"/>
      <w:marLeft w:val="0"/>
      <w:marRight w:val="0"/>
      <w:marTop w:val="0"/>
      <w:marBottom w:val="0"/>
      <w:divBdr>
        <w:top w:val="none" w:sz="0" w:space="0" w:color="auto"/>
        <w:left w:val="none" w:sz="0" w:space="0" w:color="auto"/>
        <w:bottom w:val="none" w:sz="0" w:space="0" w:color="auto"/>
        <w:right w:val="none" w:sz="0" w:space="0" w:color="auto"/>
      </w:divBdr>
      <w:divsChild>
        <w:div w:id="1960334430">
          <w:marLeft w:val="0"/>
          <w:marRight w:val="0"/>
          <w:marTop w:val="0"/>
          <w:marBottom w:val="0"/>
          <w:divBdr>
            <w:top w:val="none" w:sz="0" w:space="0" w:color="auto"/>
            <w:left w:val="none" w:sz="0" w:space="0" w:color="auto"/>
            <w:bottom w:val="none" w:sz="0" w:space="0" w:color="auto"/>
            <w:right w:val="none" w:sz="0" w:space="0" w:color="auto"/>
          </w:divBdr>
        </w:div>
      </w:divsChild>
    </w:div>
    <w:div w:id="1193422568">
      <w:bodyDiv w:val="1"/>
      <w:marLeft w:val="0"/>
      <w:marRight w:val="0"/>
      <w:marTop w:val="0"/>
      <w:marBottom w:val="0"/>
      <w:divBdr>
        <w:top w:val="none" w:sz="0" w:space="0" w:color="auto"/>
        <w:left w:val="none" w:sz="0" w:space="0" w:color="auto"/>
        <w:bottom w:val="none" w:sz="0" w:space="0" w:color="auto"/>
        <w:right w:val="none" w:sz="0" w:space="0" w:color="auto"/>
      </w:divBdr>
    </w:div>
    <w:div w:id="1204634623">
      <w:bodyDiv w:val="1"/>
      <w:marLeft w:val="0"/>
      <w:marRight w:val="0"/>
      <w:marTop w:val="0"/>
      <w:marBottom w:val="0"/>
      <w:divBdr>
        <w:top w:val="none" w:sz="0" w:space="0" w:color="auto"/>
        <w:left w:val="none" w:sz="0" w:space="0" w:color="auto"/>
        <w:bottom w:val="none" w:sz="0" w:space="0" w:color="auto"/>
        <w:right w:val="none" w:sz="0" w:space="0" w:color="auto"/>
      </w:divBdr>
    </w:div>
    <w:div w:id="1218738405">
      <w:bodyDiv w:val="1"/>
      <w:marLeft w:val="0"/>
      <w:marRight w:val="0"/>
      <w:marTop w:val="0"/>
      <w:marBottom w:val="0"/>
      <w:divBdr>
        <w:top w:val="none" w:sz="0" w:space="0" w:color="auto"/>
        <w:left w:val="none" w:sz="0" w:space="0" w:color="auto"/>
        <w:bottom w:val="none" w:sz="0" w:space="0" w:color="auto"/>
        <w:right w:val="none" w:sz="0" w:space="0" w:color="auto"/>
      </w:divBdr>
      <w:divsChild>
        <w:div w:id="1596132898">
          <w:marLeft w:val="0"/>
          <w:marRight w:val="0"/>
          <w:marTop w:val="0"/>
          <w:marBottom w:val="0"/>
          <w:divBdr>
            <w:top w:val="none" w:sz="0" w:space="0" w:color="auto"/>
            <w:left w:val="none" w:sz="0" w:space="0" w:color="auto"/>
            <w:bottom w:val="none" w:sz="0" w:space="0" w:color="auto"/>
            <w:right w:val="none" w:sz="0" w:space="0" w:color="auto"/>
          </w:divBdr>
          <w:divsChild>
            <w:div w:id="336155806">
              <w:marLeft w:val="0"/>
              <w:marRight w:val="0"/>
              <w:marTop w:val="0"/>
              <w:marBottom w:val="0"/>
              <w:divBdr>
                <w:top w:val="none" w:sz="0" w:space="0" w:color="auto"/>
                <w:left w:val="none" w:sz="0" w:space="0" w:color="auto"/>
                <w:bottom w:val="none" w:sz="0" w:space="0" w:color="auto"/>
                <w:right w:val="none" w:sz="0" w:space="0" w:color="auto"/>
              </w:divBdr>
              <w:divsChild>
                <w:div w:id="998967854">
                  <w:marLeft w:val="0"/>
                  <w:marRight w:val="0"/>
                  <w:marTop w:val="0"/>
                  <w:marBottom w:val="0"/>
                  <w:divBdr>
                    <w:top w:val="none" w:sz="0" w:space="0" w:color="auto"/>
                    <w:left w:val="none" w:sz="0" w:space="0" w:color="auto"/>
                    <w:bottom w:val="none" w:sz="0" w:space="0" w:color="auto"/>
                    <w:right w:val="none" w:sz="0" w:space="0" w:color="auto"/>
                  </w:divBdr>
                  <w:divsChild>
                    <w:div w:id="1946304818">
                      <w:marLeft w:val="0"/>
                      <w:marRight w:val="0"/>
                      <w:marTop w:val="0"/>
                      <w:marBottom w:val="0"/>
                      <w:divBdr>
                        <w:top w:val="none" w:sz="0" w:space="0" w:color="auto"/>
                        <w:left w:val="none" w:sz="0" w:space="0" w:color="auto"/>
                        <w:bottom w:val="none" w:sz="0" w:space="0" w:color="auto"/>
                        <w:right w:val="none" w:sz="0" w:space="0" w:color="auto"/>
                      </w:divBdr>
                      <w:divsChild>
                        <w:div w:id="711922838">
                          <w:marLeft w:val="0"/>
                          <w:marRight w:val="0"/>
                          <w:marTop w:val="0"/>
                          <w:marBottom w:val="0"/>
                          <w:divBdr>
                            <w:top w:val="none" w:sz="0" w:space="0" w:color="auto"/>
                            <w:left w:val="none" w:sz="0" w:space="0" w:color="auto"/>
                            <w:bottom w:val="none" w:sz="0" w:space="0" w:color="auto"/>
                            <w:right w:val="none" w:sz="0" w:space="0" w:color="auto"/>
                          </w:divBdr>
                          <w:divsChild>
                            <w:div w:id="569116143">
                              <w:marLeft w:val="0"/>
                              <w:marRight w:val="0"/>
                              <w:marTop w:val="0"/>
                              <w:marBottom w:val="0"/>
                              <w:divBdr>
                                <w:top w:val="none" w:sz="0" w:space="0" w:color="auto"/>
                                <w:left w:val="none" w:sz="0" w:space="0" w:color="auto"/>
                                <w:bottom w:val="none" w:sz="0" w:space="0" w:color="auto"/>
                                <w:right w:val="none" w:sz="0" w:space="0" w:color="auto"/>
                              </w:divBdr>
                              <w:divsChild>
                                <w:div w:id="1973945215">
                                  <w:marLeft w:val="0"/>
                                  <w:marRight w:val="0"/>
                                  <w:marTop w:val="0"/>
                                  <w:marBottom w:val="0"/>
                                  <w:divBdr>
                                    <w:top w:val="none" w:sz="0" w:space="0" w:color="auto"/>
                                    <w:left w:val="none" w:sz="0" w:space="0" w:color="auto"/>
                                    <w:bottom w:val="none" w:sz="0" w:space="0" w:color="auto"/>
                                    <w:right w:val="none" w:sz="0" w:space="0" w:color="auto"/>
                                  </w:divBdr>
                                  <w:divsChild>
                                    <w:div w:id="74950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14997">
                          <w:marLeft w:val="0"/>
                          <w:marRight w:val="0"/>
                          <w:marTop w:val="0"/>
                          <w:marBottom w:val="0"/>
                          <w:divBdr>
                            <w:top w:val="none" w:sz="0" w:space="0" w:color="auto"/>
                            <w:left w:val="none" w:sz="0" w:space="0" w:color="auto"/>
                            <w:bottom w:val="none" w:sz="0" w:space="0" w:color="auto"/>
                            <w:right w:val="none" w:sz="0" w:space="0" w:color="auto"/>
                          </w:divBdr>
                          <w:divsChild>
                            <w:div w:id="1806925134">
                              <w:marLeft w:val="0"/>
                              <w:marRight w:val="0"/>
                              <w:marTop w:val="0"/>
                              <w:marBottom w:val="0"/>
                              <w:divBdr>
                                <w:top w:val="none" w:sz="0" w:space="0" w:color="auto"/>
                                <w:left w:val="none" w:sz="0" w:space="0" w:color="auto"/>
                                <w:bottom w:val="none" w:sz="0" w:space="0" w:color="auto"/>
                                <w:right w:val="none" w:sz="0" w:space="0" w:color="auto"/>
                              </w:divBdr>
                              <w:divsChild>
                                <w:div w:id="12335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586347">
      <w:bodyDiv w:val="1"/>
      <w:marLeft w:val="0"/>
      <w:marRight w:val="0"/>
      <w:marTop w:val="0"/>
      <w:marBottom w:val="0"/>
      <w:divBdr>
        <w:top w:val="none" w:sz="0" w:space="0" w:color="auto"/>
        <w:left w:val="none" w:sz="0" w:space="0" w:color="auto"/>
        <w:bottom w:val="none" w:sz="0" w:space="0" w:color="auto"/>
        <w:right w:val="none" w:sz="0" w:space="0" w:color="auto"/>
      </w:divBdr>
    </w:div>
    <w:div w:id="1312053612">
      <w:bodyDiv w:val="1"/>
      <w:marLeft w:val="0"/>
      <w:marRight w:val="0"/>
      <w:marTop w:val="0"/>
      <w:marBottom w:val="0"/>
      <w:divBdr>
        <w:top w:val="none" w:sz="0" w:space="0" w:color="auto"/>
        <w:left w:val="none" w:sz="0" w:space="0" w:color="auto"/>
        <w:bottom w:val="none" w:sz="0" w:space="0" w:color="auto"/>
        <w:right w:val="none" w:sz="0" w:space="0" w:color="auto"/>
      </w:divBdr>
    </w:div>
    <w:div w:id="1313370727">
      <w:bodyDiv w:val="1"/>
      <w:marLeft w:val="0"/>
      <w:marRight w:val="0"/>
      <w:marTop w:val="0"/>
      <w:marBottom w:val="0"/>
      <w:divBdr>
        <w:top w:val="none" w:sz="0" w:space="0" w:color="auto"/>
        <w:left w:val="none" w:sz="0" w:space="0" w:color="auto"/>
        <w:bottom w:val="none" w:sz="0" w:space="0" w:color="auto"/>
        <w:right w:val="none" w:sz="0" w:space="0" w:color="auto"/>
      </w:divBdr>
    </w:div>
    <w:div w:id="1329139446">
      <w:bodyDiv w:val="1"/>
      <w:marLeft w:val="0"/>
      <w:marRight w:val="0"/>
      <w:marTop w:val="0"/>
      <w:marBottom w:val="0"/>
      <w:divBdr>
        <w:top w:val="none" w:sz="0" w:space="0" w:color="auto"/>
        <w:left w:val="none" w:sz="0" w:space="0" w:color="auto"/>
        <w:bottom w:val="none" w:sz="0" w:space="0" w:color="auto"/>
        <w:right w:val="none" w:sz="0" w:space="0" w:color="auto"/>
      </w:divBdr>
      <w:divsChild>
        <w:div w:id="388499300">
          <w:marLeft w:val="0"/>
          <w:marRight w:val="0"/>
          <w:marTop w:val="0"/>
          <w:marBottom w:val="240"/>
          <w:divBdr>
            <w:top w:val="none" w:sz="0" w:space="0" w:color="auto"/>
            <w:left w:val="none" w:sz="0" w:space="0" w:color="auto"/>
            <w:bottom w:val="none" w:sz="0" w:space="0" w:color="auto"/>
            <w:right w:val="none" w:sz="0" w:space="0" w:color="auto"/>
          </w:divBdr>
        </w:div>
        <w:div w:id="381054058">
          <w:marLeft w:val="0"/>
          <w:marRight w:val="0"/>
          <w:marTop w:val="0"/>
          <w:marBottom w:val="240"/>
          <w:divBdr>
            <w:top w:val="none" w:sz="0" w:space="0" w:color="auto"/>
            <w:left w:val="none" w:sz="0" w:space="0" w:color="auto"/>
            <w:bottom w:val="none" w:sz="0" w:space="0" w:color="auto"/>
            <w:right w:val="none" w:sz="0" w:space="0" w:color="auto"/>
          </w:divBdr>
        </w:div>
      </w:divsChild>
    </w:div>
    <w:div w:id="1343898513">
      <w:bodyDiv w:val="1"/>
      <w:marLeft w:val="0"/>
      <w:marRight w:val="0"/>
      <w:marTop w:val="0"/>
      <w:marBottom w:val="0"/>
      <w:divBdr>
        <w:top w:val="none" w:sz="0" w:space="0" w:color="auto"/>
        <w:left w:val="none" w:sz="0" w:space="0" w:color="auto"/>
        <w:bottom w:val="none" w:sz="0" w:space="0" w:color="auto"/>
        <w:right w:val="none" w:sz="0" w:space="0" w:color="auto"/>
      </w:divBdr>
    </w:div>
    <w:div w:id="1486892287">
      <w:bodyDiv w:val="1"/>
      <w:marLeft w:val="0"/>
      <w:marRight w:val="0"/>
      <w:marTop w:val="0"/>
      <w:marBottom w:val="0"/>
      <w:divBdr>
        <w:top w:val="none" w:sz="0" w:space="0" w:color="auto"/>
        <w:left w:val="none" w:sz="0" w:space="0" w:color="auto"/>
        <w:bottom w:val="none" w:sz="0" w:space="0" w:color="auto"/>
        <w:right w:val="none" w:sz="0" w:space="0" w:color="auto"/>
      </w:divBdr>
    </w:div>
    <w:div w:id="1524516678">
      <w:bodyDiv w:val="1"/>
      <w:marLeft w:val="0"/>
      <w:marRight w:val="0"/>
      <w:marTop w:val="0"/>
      <w:marBottom w:val="0"/>
      <w:divBdr>
        <w:top w:val="none" w:sz="0" w:space="0" w:color="auto"/>
        <w:left w:val="none" w:sz="0" w:space="0" w:color="auto"/>
        <w:bottom w:val="none" w:sz="0" w:space="0" w:color="auto"/>
        <w:right w:val="none" w:sz="0" w:space="0" w:color="auto"/>
      </w:divBdr>
    </w:div>
    <w:div w:id="1561210579">
      <w:bodyDiv w:val="1"/>
      <w:marLeft w:val="0"/>
      <w:marRight w:val="0"/>
      <w:marTop w:val="0"/>
      <w:marBottom w:val="0"/>
      <w:divBdr>
        <w:top w:val="none" w:sz="0" w:space="0" w:color="auto"/>
        <w:left w:val="none" w:sz="0" w:space="0" w:color="auto"/>
        <w:bottom w:val="none" w:sz="0" w:space="0" w:color="auto"/>
        <w:right w:val="none" w:sz="0" w:space="0" w:color="auto"/>
      </w:divBdr>
    </w:div>
    <w:div w:id="1580023425">
      <w:bodyDiv w:val="1"/>
      <w:marLeft w:val="0"/>
      <w:marRight w:val="0"/>
      <w:marTop w:val="0"/>
      <w:marBottom w:val="0"/>
      <w:divBdr>
        <w:top w:val="none" w:sz="0" w:space="0" w:color="auto"/>
        <w:left w:val="none" w:sz="0" w:space="0" w:color="auto"/>
        <w:bottom w:val="none" w:sz="0" w:space="0" w:color="auto"/>
        <w:right w:val="none" w:sz="0" w:space="0" w:color="auto"/>
      </w:divBdr>
    </w:div>
    <w:div w:id="1584948855">
      <w:bodyDiv w:val="1"/>
      <w:marLeft w:val="0"/>
      <w:marRight w:val="0"/>
      <w:marTop w:val="0"/>
      <w:marBottom w:val="0"/>
      <w:divBdr>
        <w:top w:val="none" w:sz="0" w:space="0" w:color="auto"/>
        <w:left w:val="none" w:sz="0" w:space="0" w:color="auto"/>
        <w:bottom w:val="none" w:sz="0" w:space="0" w:color="auto"/>
        <w:right w:val="none" w:sz="0" w:space="0" w:color="auto"/>
      </w:divBdr>
    </w:div>
    <w:div w:id="1732462523">
      <w:bodyDiv w:val="1"/>
      <w:marLeft w:val="0"/>
      <w:marRight w:val="0"/>
      <w:marTop w:val="0"/>
      <w:marBottom w:val="0"/>
      <w:divBdr>
        <w:top w:val="none" w:sz="0" w:space="0" w:color="auto"/>
        <w:left w:val="none" w:sz="0" w:space="0" w:color="auto"/>
        <w:bottom w:val="none" w:sz="0" w:space="0" w:color="auto"/>
        <w:right w:val="none" w:sz="0" w:space="0" w:color="auto"/>
      </w:divBdr>
    </w:div>
    <w:div w:id="1736584592">
      <w:bodyDiv w:val="1"/>
      <w:marLeft w:val="0"/>
      <w:marRight w:val="0"/>
      <w:marTop w:val="0"/>
      <w:marBottom w:val="0"/>
      <w:divBdr>
        <w:top w:val="none" w:sz="0" w:space="0" w:color="auto"/>
        <w:left w:val="none" w:sz="0" w:space="0" w:color="auto"/>
        <w:bottom w:val="none" w:sz="0" w:space="0" w:color="auto"/>
        <w:right w:val="none" w:sz="0" w:space="0" w:color="auto"/>
      </w:divBdr>
    </w:div>
    <w:div w:id="1785926985">
      <w:bodyDiv w:val="1"/>
      <w:marLeft w:val="0"/>
      <w:marRight w:val="0"/>
      <w:marTop w:val="0"/>
      <w:marBottom w:val="0"/>
      <w:divBdr>
        <w:top w:val="none" w:sz="0" w:space="0" w:color="auto"/>
        <w:left w:val="none" w:sz="0" w:space="0" w:color="auto"/>
        <w:bottom w:val="none" w:sz="0" w:space="0" w:color="auto"/>
        <w:right w:val="none" w:sz="0" w:space="0" w:color="auto"/>
      </w:divBdr>
    </w:div>
    <w:div w:id="1802310464">
      <w:bodyDiv w:val="1"/>
      <w:marLeft w:val="0"/>
      <w:marRight w:val="0"/>
      <w:marTop w:val="0"/>
      <w:marBottom w:val="0"/>
      <w:divBdr>
        <w:top w:val="none" w:sz="0" w:space="0" w:color="auto"/>
        <w:left w:val="none" w:sz="0" w:space="0" w:color="auto"/>
        <w:bottom w:val="none" w:sz="0" w:space="0" w:color="auto"/>
        <w:right w:val="none" w:sz="0" w:space="0" w:color="auto"/>
      </w:divBdr>
    </w:div>
    <w:div w:id="1851144530">
      <w:bodyDiv w:val="1"/>
      <w:marLeft w:val="0"/>
      <w:marRight w:val="0"/>
      <w:marTop w:val="0"/>
      <w:marBottom w:val="0"/>
      <w:divBdr>
        <w:top w:val="none" w:sz="0" w:space="0" w:color="auto"/>
        <w:left w:val="none" w:sz="0" w:space="0" w:color="auto"/>
        <w:bottom w:val="none" w:sz="0" w:space="0" w:color="auto"/>
        <w:right w:val="none" w:sz="0" w:space="0" w:color="auto"/>
      </w:divBdr>
    </w:div>
    <w:div w:id="1851486800">
      <w:bodyDiv w:val="1"/>
      <w:marLeft w:val="0"/>
      <w:marRight w:val="0"/>
      <w:marTop w:val="0"/>
      <w:marBottom w:val="0"/>
      <w:divBdr>
        <w:top w:val="none" w:sz="0" w:space="0" w:color="auto"/>
        <w:left w:val="none" w:sz="0" w:space="0" w:color="auto"/>
        <w:bottom w:val="none" w:sz="0" w:space="0" w:color="auto"/>
        <w:right w:val="none" w:sz="0" w:space="0" w:color="auto"/>
      </w:divBdr>
    </w:div>
    <w:div w:id="1889413651">
      <w:bodyDiv w:val="1"/>
      <w:marLeft w:val="0"/>
      <w:marRight w:val="0"/>
      <w:marTop w:val="0"/>
      <w:marBottom w:val="0"/>
      <w:divBdr>
        <w:top w:val="none" w:sz="0" w:space="0" w:color="auto"/>
        <w:left w:val="none" w:sz="0" w:space="0" w:color="auto"/>
        <w:bottom w:val="none" w:sz="0" w:space="0" w:color="auto"/>
        <w:right w:val="none" w:sz="0" w:space="0" w:color="auto"/>
      </w:divBdr>
      <w:divsChild>
        <w:div w:id="1323387899">
          <w:marLeft w:val="0"/>
          <w:marRight w:val="0"/>
          <w:marTop w:val="0"/>
          <w:marBottom w:val="0"/>
          <w:divBdr>
            <w:top w:val="none" w:sz="0" w:space="0" w:color="auto"/>
            <w:left w:val="none" w:sz="0" w:space="0" w:color="auto"/>
            <w:bottom w:val="none" w:sz="0" w:space="0" w:color="auto"/>
            <w:right w:val="none" w:sz="0" w:space="0" w:color="auto"/>
          </w:divBdr>
        </w:div>
      </w:divsChild>
    </w:div>
    <w:div w:id="1942830792">
      <w:bodyDiv w:val="1"/>
      <w:marLeft w:val="0"/>
      <w:marRight w:val="0"/>
      <w:marTop w:val="0"/>
      <w:marBottom w:val="0"/>
      <w:divBdr>
        <w:top w:val="none" w:sz="0" w:space="0" w:color="auto"/>
        <w:left w:val="none" w:sz="0" w:space="0" w:color="auto"/>
        <w:bottom w:val="none" w:sz="0" w:space="0" w:color="auto"/>
        <w:right w:val="none" w:sz="0" w:space="0" w:color="auto"/>
      </w:divBdr>
      <w:divsChild>
        <w:div w:id="1993024314">
          <w:marLeft w:val="0"/>
          <w:marRight w:val="0"/>
          <w:marTop w:val="0"/>
          <w:marBottom w:val="0"/>
          <w:divBdr>
            <w:top w:val="none" w:sz="0" w:space="0" w:color="auto"/>
            <w:left w:val="none" w:sz="0" w:space="0" w:color="auto"/>
            <w:bottom w:val="none" w:sz="0" w:space="0" w:color="auto"/>
            <w:right w:val="none" w:sz="0" w:space="0" w:color="auto"/>
          </w:divBdr>
          <w:divsChild>
            <w:div w:id="1829862295">
              <w:marLeft w:val="0"/>
              <w:marRight w:val="0"/>
              <w:marTop w:val="0"/>
              <w:marBottom w:val="0"/>
              <w:divBdr>
                <w:top w:val="none" w:sz="0" w:space="0" w:color="auto"/>
                <w:left w:val="none" w:sz="0" w:space="0" w:color="auto"/>
                <w:bottom w:val="none" w:sz="0" w:space="0" w:color="auto"/>
                <w:right w:val="none" w:sz="0" w:space="0" w:color="auto"/>
              </w:divBdr>
              <w:divsChild>
                <w:div w:id="1627731608">
                  <w:marLeft w:val="0"/>
                  <w:marRight w:val="0"/>
                  <w:marTop w:val="0"/>
                  <w:marBottom w:val="0"/>
                  <w:divBdr>
                    <w:top w:val="none" w:sz="0" w:space="0" w:color="auto"/>
                    <w:left w:val="none" w:sz="0" w:space="0" w:color="auto"/>
                    <w:bottom w:val="none" w:sz="0" w:space="0" w:color="auto"/>
                    <w:right w:val="none" w:sz="0" w:space="0" w:color="auto"/>
                  </w:divBdr>
                  <w:divsChild>
                    <w:div w:id="594363479">
                      <w:marLeft w:val="0"/>
                      <w:marRight w:val="0"/>
                      <w:marTop w:val="0"/>
                      <w:marBottom w:val="0"/>
                      <w:divBdr>
                        <w:top w:val="none" w:sz="0" w:space="0" w:color="auto"/>
                        <w:left w:val="none" w:sz="0" w:space="0" w:color="auto"/>
                        <w:bottom w:val="none" w:sz="0" w:space="0" w:color="auto"/>
                        <w:right w:val="none" w:sz="0" w:space="0" w:color="auto"/>
                      </w:divBdr>
                      <w:divsChild>
                        <w:div w:id="1692491257">
                          <w:marLeft w:val="0"/>
                          <w:marRight w:val="0"/>
                          <w:marTop w:val="0"/>
                          <w:marBottom w:val="0"/>
                          <w:divBdr>
                            <w:top w:val="none" w:sz="0" w:space="0" w:color="auto"/>
                            <w:left w:val="none" w:sz="0" w:space="0" w:color="auto"/>
                            <w:bottom w:val="none" w:sz="0" w:space="0" w:color="auto"/>
                            <w:right w:val="none" w:sz="0" w:space="0" w:color="auto"/>
                          </w:divBdr>
                          <w:divsChild>
                            <w:div w:id="1361248615">
                              <w:marLeft w:val="0"/>
                              <w:marRight w:val="0"/>
                              <w:marTop w:val="0"/>
                              <w:marBottom w:val="0"/>
                              <w:divBdr>
                                <w:top w:val="none" w:sz="0" w:space="0" w:color="auto"/>
                                <w:left w:val="none" w:sz="0" w:space="0" w:color="auto"/>
                                <w:bottom w:val="none" w:sz="0" w:space="0" w:color="auto"/>
                                <w:right w:val="none" w:sz="0" w:space="0" w:color="auto"/>
                              </w:divBdr>
                              <w:divsChild>
                                <w:div w:id="560604668">
                                  <w:marLeft w:val="0"/>
                                  <w:marRight w:val="0"/>
                                  <w:marTop w:val="0"/>
                                  <w:marBottom w:val="0"/>
                                  <w:divBdr>
                                    <w:top w:val="none" w:sz="0" w:space="0" w:color="auto"/>
                                    <w:left w:val="none" w:sz="0" w:space="0" w:color="auto"/>
                                    <w:bottom w:val="none" w:sz="0" w:space="0" w:color="auto"/>
                                    <w:right w:val="none" w:sz="0" w:space="0" w:color="auto"/>
                                  </w:divBdr>
                                  <w:divsChild>
                                    <w:div w:id="2776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643867">
                          <w:marLeft w:val="0"/>
                          <w:marRight w:val="0"/>
                          <w:marTop w:val="0"/>
                          <w:marBottom w:val="0"/>
                          <w:divBdr>
                            <w:top w:val="none" w:sz="0" w:space="0" w:color="auto"/>
                            <w:left w:val="none" w:sz="0" w:space="0" w:color="auto"/>
                            <w:bottom w:val="none" w:sz="0" w:space="0" w:color="auto"/>
                            <w:right w:val="none" w:sz="0" w:space="0" w:color="auto"/>
                          </w:divBdr>
                          <w:divsChild>
                            <w:div w:id="1447459355">
                              <w:marLeft w:val="0"/>
                              <w:marRight w:val="0"/>
                              <w:marTop w:val="0"/>
                              <w:marBottom w:val="0"/>
                              <w:divBdr>
                                <w:top w:val="none" w:sz="0" w:space="0" w:color="auto"/>
                                <w:left w:val="none" w:sz="0" w:space="0" w:color="auto"/>
                                <w:bottom w:val="none" w:sz="0" w:space="0" w:color="auto"/>
                                <w:right w:val="none" w:sz="0" w:space="0" w:color="auto"/>
                              </w:divBdr>
                              <w:divsChild>
                                <w:div w:id="10193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606824">
      <w:bodyDiv w:val="1"/>
      <w:marLeft w:val="0"/>
      <w:marRight w:val="0"/>
      <w:marTop w:val="0"/>
      <w:marBottom w:val="0"/>
      <w:divBdr>
        <w:top w:val="none" w:sz="0" w:space="0" w:color="auto"/>
        <w:left w:val="none" w:sz="0" w:space="0" w:color="auto"/>
        <w:bottom w:val="none" w:sz="0" w:space="0" w:color="auto"/>
        <w:right w:val="none" w:sz="0" w:space="0" w:color="auto"/>
      </w:divBdr>
    </w:div>
    <w:div w:id="2016376338">
      <w:bodyDiv w:val="1"/>
      <w:marLeft w:val="0"/>
      <w:marRight w:val="0"/>
      <w:marTop w:val="0"/>
      <w:marBottom w:val="0"/>
      <w:divBdr>
        <w:top w:val="none" w:sz="0" w:space="0" w:color="auto"/>
        <w:left w:val="none" w:sz="0" w:space="0" w:color="auto"/>
        <w:bottom w:val="none" w:sz="0" w:space="0" w:color="auto"/>
        <w:right w:val="none" w:sz="0" w:space="0" w:color="auto"/>
      </w:divBdr>
      <w:divsChild>
        <w:div w:id="1851796293">
          <w:marLeft w:val="-720"/>
          <w:marRight w:val="0"/>
          <w:marTop w:val="0"/>
          <w:marBottom w:val="0"/>
          <w:divBdr>
            <w:top w:val="none" w:sz="0" w:space="0" w:color="auto"/>
            <w:left w:val="none" w:sz="0" w:space="0" w:color="auto"/>
            <w:bottom w:val="none" w:sz="0" w:space="0" w:color="auto"/>
            <w:right w:val="none" w:sz="0" w:space="0" w:color="auto"/>
          </w:divBdr>
        </w:div>
      </w:divsChild>
    </w:div>
    <w:div w:id="2033263534">
      <w:bodyDiv w:val="1"/>
      <w:marLeft w:val="0"/>
      <w:marRight w:val="0"/>
      <w:marTop w:val="0"/>
      <w:marBottom w:val="0"/>
      <w:divBdr>
        <w:top w:val="none" w:sz="0" w:space="0" w:color="auto"/>
        <w:left w:val="none" w:sz="0" w:space="0" w:color="auto"/>
        <w:bottom w:val="none" w:sz="0" w:space="0" w:color="auto"/>
        <w:right w:val="none" w:sz="0" w:space="0" w:color="auto"/>
      </w:divBdr>
    </w:div>
    <w:div w:id="2107338830">
      <w:bodyDiv w:val="1"/>
      <w:marLeft w:val="0"/>
      <w:marRight w:val="0"/>
      <w:marTop w:val="0"/>
      <w:marBottom w:val="0"/>
      <w:divBdr>
        <w:top w:val="none" w:sz="0" w:space="0" w:color="auto"/>
        <w:left w:val="none" w:sz="0" w:space="0" w:color="auto"/>
        <w:bottom w:val="none" w:sz="0" w:space="0" w:color="auto"/>
        <w:right w:val="none" w:sz="0" w:space="0" w:color="auto"/>
      </w:divBdr>
      <w:divsChild>
        <w:div w:id="569117589">
          <w:marLeft w:val="0"/>
          <w:marRight w:val="0"/>
          <w:marTop w:val="0"/>
          <w:marBottom w:val="240"/>
          <w:divBdr>
            <w:top w:val="none" w:sz="0" w:space="0" w:color="auto"/>
            <w:left w:val="none" w:sz="0" w:space="0" w:color="auto"/>
            <w:bottom w:val="none" w:sz="0" w:space="0" w:color="auto"/>
            <w:right w:val="none" w:sz="0" w:space="0" w:color="auto"/>
          </w:divBdr>
        </w:div>
        <w:div w:id="134165877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uvan.dubey@ucalgary.ca" TargetMode="External"/><Relationship Id="rId13" Type="http://schemas.microsoft.com/office/2018/08/relationships/commentsExtensible" Target="commentsExtensible.xml"/><Relationship Id="rId18" Type="http://schemas.openxmlformats.org/officeDocument/2006/relationships/image" Target="media/image5.tif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tiff"/><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tif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tiff"/><Relationship Id="rId20" Type="http://schemas.openxmlformats.org/officeDocument/2006/relationships/image" Target="media/image7.tif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tiff"/><Relationship Id="rId23" Type="http://schemas.openxmlformats.org/officeDocument/2006/relationships/hyperlink" Target="https://doi.org/10.48550/arxiv.2410.16101" TargetMode="Externa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6.tiff"/><Relationship Id="rId4" Type="http://schemas.openxmlformats.org/officeDocument/2006/relationships/settings" Target="settings.xml"/><Relationship Id="rId9" Type="http://schemas.openxmlformats.org/officeDocument/2006/relationships/hyperlink" Target="mailto:tyler.cluff@ucalgary.ca" TargetMode="External"/><Relationship Id="rId14" Type="http://schemas.openxmlformats.org/officeDocument/2006/relationships/image" Target="media/image1.tiff"/><Relationship Id="rId22" Type="http://schemas.openxmlformats.org/officeDocument/2006/relationships/image" Target="media/image9.tiff"/><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F1C14-B3BA-4DF8-96B2-140742581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Pages>
  <Words>6957</Words>
  <Characters>39660</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Bhuvan Dubey</cp:lastModifiedBy>
  <cp:revision>20</cp:revision>
  <dcterms:created xsi:type="dcterms:W3CDTF">2025-04-04T14:04:00Z</dcterms:created>
  <dcterms:modified xsi:type="dcterms:W3CDTF">2025-04-16T06:05:00Z</dcterms:modified>
</cp:coreProperties>
</file>