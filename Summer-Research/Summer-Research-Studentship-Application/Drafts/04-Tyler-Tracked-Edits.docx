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D8306" w14:textId="1F20CF10" w:rsidR="005158FC" w:rsidRPr="00883578" w:rsidRDefault="005158FC" w:rsidP="005158FC">
      <w:pPr>
        <w:spacing w:after="0" w:line="240" w:lineRule="auto"/>
        <w:rPr>
          <w:rFonts w:eastAsia="Times New Roman" w:cstheme="minorHAnsi"/>
          <w:kern w:val="0"/>
          <w:sz w:val="24"/>
          <w:szCs w:val="24"/>
          <w:lang w:eastAsia="en-CA"/>
          <w14:ligatures w14:val="none"/>
        </w:rPr>
      </w:pPr>
      <w:bookmarkStart w:id="0" w:name="_Hlk157708317"/>
      <w:r w:rsidRPr="005158FC">
        <w:rPr>
          <w:rFonts w:eastAsia="Times New Roman" w:cstheme="minorHAnsi"/>
          <w:kern w:val="0"/>
          <w:sz w:val="24"/>
          <w:szCs w:val="24"/>
          <w:lang w:eastAsia="en-CA"/>
          <w14:ligatures w14:val="none"/>
        </w:rPr>
        <w:t>Title of the proposed research project</w:t>
      </w:r>
      <w:r w:rsidR="00883578">
        <w:rPr>
          <w:rFonts w:eastAsia="Times New Roman" w:cstheme="minorHAnsi"/>
          <w:kern w:val="0"/>
          <w:sz w:val="24"/>
          <w:szCs w:val="24"/>
          <w:lang w:eastAsia="en-CA"/>
          <w14:ligatures w14:val="none"/>
        </w:rPr>
        <w:t xml:space="preserve"> (10 words)</w:t>
      </w:r>
      <w:r w:rsidRPr="005158FC">
        <w:rPr>
          <w:rFonts w:eastAsia="Times New Roman" w:cstheme="minorHAnsi"/>
          <w:kern w:val="0"/>
          <w:sz w:val="24"/>
          <w:szCs w:val="24"/>
          <w:lang w:eastAsia="en-CA"/>
          <w14:ligatures w14:val="none"/>
        </w:rPr>
        <w:t>:</w:t>
      </w:r>
      <w:r w:rsidR="00883578">
        <w:rPr>
          <w:rFonts w:eastAsia="Times New Roman" w:cstheme="minorHAnsi"/>
          <w:kern w:val="0"/>
          <w:sz w:val="24"/>
          <w:szCs w:val="24"/>
          <w:lang w:eastAsia="en-CA"/>
          <w14:ligatures w14:val="none"/>
        </w:rPr>
        <w:t xml:space="preserve"> </w:t>
      </w:r>
      <w:r w:rsidR="00883578" w:rsidRPr="00883578">
        <w:rPr>
          <w:rFonts w:ascii="Segoe UI" w:hAnsi="Segoe UI" w:cs="Segoe UI"/>
        </w:rPr>
        <w:t>Exploring the Role of Coactivation in Human Movement Optimization</w:t>
      </w:r>
    </w:p>
    <w:p w14:paraId="4927E8E7" w14:textId="77777777" w:rsidR="005158FC" w:rsidRPr="007849D1" w:rsidRDefault="005158FC" w:rsidP="00884310">
      <w:pPr>
        <w:jc w:val="both"/>
        <w:rPr>
          <w:rFonts w:cstheme="minorHAnsi"/>
          <w:b/>
          <w:bCs/>
          <w:sz w:val="24"/>
          <w:szCs w:val="24"/>
        </w:rPr>
      </w:pPr>
    </w:p>
    <w:p w14:paraId="75923B17" w14:textId="57206419" w:rsidR="00884310" w:rsidRPr="00883578" w:rsidRDefault="00884310" w:rsidP="00884310">
      <w:pPr>
        <w:jc w:val="both"/>
        <w:rPr>
          <w:rFonts w:cstheme="minorHAnsi"/>
          <w:sz w:val="24"/>
          <w:szCs w:val="24"/>
        </w:rPr>
      </w:pPr>
      <w:r w:rsidRPr="007849D1">
        <w:rPr>
          <w:rFonts w:cstheme="minorHAnsi"/>
          <w:b/>
          <w:bCs/>
          <w:sz w:val="24"/>
          <w:szCs w:val="24"/>
        </w:rPr>
        <w:t>Project Description: Provide a short abstract or overview of the proposed research project, including the background and context, purpose, objectives, and methodological approach of the project. Please use plain language (no jargon, easy to understand) for a broad audience.</w:t>
      </w:r>
      <w:r w:rsidR="00883578">
        <w:rPr>
          <w:rFonts w:cstheme="minorHAnsi"/>
          <w:b/>
          <w:bCs/>
          <w:sz w:val="24"/>
          <w:szCs w:val="24"/>
        </w:rPr>
        <w:t xml:space="preserve"> </w:t>
      </w:r>
    </w:p>
    <w:p w14:paraId="71D4794C" w14:textId="3F4E9B8F" w:rsidR="00AF7672" w:rsidRDefault="00AF7672" w:rsidP="00091EB7">
      <w:pPr>
        <w:pStyle w:val="pf0"/>
        <w:jc w:val="both"/>
        <w:rPr>
          <w:rFonts w:asciiTheme="minorHAnsi" w:hAnsiTheme="minorHAnsi" w:cstheme="minorHAnsi"/>
        </w:rPr>
      </w:pPr>
      <w:bookmarkStart w:id="1" w:name="_Hlk157284932"/>
      <w:r>
        <w:rPr>
          <w:rFonts w:asciiTheme="minorHAnsi" w:hAnsiTheme="minorHAnsi" w:cstheme="minorHAnsi"/>
        </w:rPr>
        <w:t>M</w:t>
      </w:r>
      <w:r w:rsidR="000C3F4D" w:rsidRPr="007849D1">
        <w:rPr>
          <w:rFonts w:asciiTheme="minorHAnsi" w:hAnsiTheme="minorHAnsi" w:cstheme="minorHAnsi"/>
        </w:rPr>
        <w:t>uscle coactivation</w:t>
      </w:r>
      <w:ins w:id="2" w:author="Tyler Cluff" w:date="2024-01-28T17:09:00Z">
        <w:r w:rsidR="00FE3F7C">
          <w:rPr>
            <w:rFonts w:asciiTheme="minorHAnsi" w:hAnsiTheme="minorHAnsi" w:cstheme="minorHAnsi"/>
          </w:rPr>
          <w:t xml:space="preserve"> refers to</w:t>
        </w:r>
      </w:ins>
      <w:del w:id="3" w:author="Tyler Cluff" w:date="2024-01-28T17:09:00Z">
        <w:r w:rsidR="000C3F4D" w:rsidRPr="007849D1" w:rsidDel="00FE3F7C">
          <w:rPr>
            <w:rFonts w:asciiTheme="minorHAnsi" w:hAnsiTheme="minorHAnsi" w:cstheme="minorHAnsi"/>
          </w:rPr>
          <w:delText>,</w:delText>
        </w:r>
      </w:del>
      <w:r w:rsidR="000C3F4D" w:rsidRPr="007849D1">
        <w:rPr>
          <w:rFonts w:asciiTheme="minorHAnsi" w:hAnsiTheme="minorHAnsi" w:cstheme="minorHAnsi"/>
        </w:rPr>
        <w:t xml:space="preserve"> </w:t>
      </w:r>
      <w:r>
        <w:rPr>
          <w:rFonts w:asciiTheme="minorHAnsi" w:hAnsiTheme="minorHAnsi" w:cstheme="minorHAnsi"/>
        </w:rPr>
        <w:t>the simultaneous activation of pairs of</w:t>
      </w:r>
      <w:r w:rsidR="000C3F4D" w:rsidRPr="007849D1">
        <w:rPr>
          <w:rFonts w:asciiTheme="minorHAnsi" w:hAnsiTheme="minorHAnsi" w:cstheme="minorHAnsi"/>
        </w:rPr>
        <w:t xml:space="preserve"> agonist and antagonist muscles</w:t>
      </w:r>
      <w:ins w:id="4" w:author="Tyler Cluff" w:date="2024-01-28T17:09:00Z">
        <w:r w:rsidR="00FE3F7C">
          <w:rPr>
            <w:rFonts w:asciiTheme="minorHAnsi" w:hAnsiTheme="minorHAnsi" w:cstheme="minorHAnsi"/>
          </w:rPr>
          <w:t xml:space="preserve">. </w:t>
        </w:r>
      </w:ins>
      <w:ins w:id="5" w:author="Tyler Cluff" w:date="2024-01-28T17:14:00Z">
        <w:r w:rsidR="00FE3F7C" w:rsidRPr="00E90E76">
          <w:rPr>
            <w:rFonts w:asciiTheme="minorHAnsi" w:hAnsiTheme="minorHAnsi" w:cstheme="minorHAnsi"/>
            <w:strike/>
            <w:rPrChange w:id="6" w:author="Bhuvan Dubey" w:date="2024-02-01T15:16:00Z">
              <w:rPr>
                <w:rFonts w:asciiTheme="minorHAnsi" w:hAnsiTheme="minorHAnsi" w:cstheme="minorHAnsi"/>
              </w:rPr>
            </w:rPrChange>
          </w:rPr>
          <w:t>Coactivation</w:t>
        </w:r>
      </w:ins>
      <w:del w:id="7" w:author="Tyler Cluff" w:date="2024-01-28T17:09:00Z">
        <w:r w:rsidRPr="00E90E76" w:rsidDel="00FE3F7C">
          <w:rPr>
            <w:rFonts w:asciiTheme="minorHAnsi" w:hAnsiTheme="minorHAnsi" w:cstheme="minorHAnsi"/>
            <w:strike/>
            <w:rPrChange w:id="8" w:author="Bhuvan Dubey" w:date="2024-02-01T15:16:00Z">
              <w:rPr>
                <w:rFonts w:asciiTheme="minorHAnsi" w:hAnsiTheme="minorHAnsi" w:cstheme="minorHAnsi"/>
              </w:rPr>
            </w:rPrChange>
          </w:rPr>
          <w:delText>,</w:delText>
        </w:r>
      </w:del>
      <w:r w:rsidRPr="00E90E76">
        <w:rPr>
          <w:rFonts w:asciiTheme="minorHAnsi" w:hAnsiTheme="minorHAnsi" w:cstheme="minorHAnsi"/>
          <w:strike/>
          <w:rPrChange w:id="9" w:author="Bhuvan Dubey" w:date="2024-02-01T15:16:00Z">
            <w:rPr>
              <w:rFonts w:asciiTheme="minorHAnsi" w:hAnsiTheme="minorHAnsi" w:cstheme="minorHAnsi"/>
            </w:rPr>
          </w:rPrChange>
        </w:rPr>
        <w:t xml:space="preserve"> is ubiquitous in human movement</w:t>
      </w:r>
      <w:ins w:id="10" w:author="Tyler Cluff" w:date="2024-01-28T17:09:00Z">
        <w:r w:rsidR="00FE3F7C" w:rsidRPr="00E90E76">
          <w:rPr>
            <w:rFonts w:asciiTheme="minorHAnsi" w:hAnsiTheme="minorHAnsi" w:cstheme="minorHAnsi"/>
            <w:strike/>
            <w:rPrChange w:id="11" w:author="Bhuvan Dubey" w:date="2024-02-01T15:16:00Z">
              <w:rPr>
                <w:rFonts w:asciiTheme="minorHAnsi" w:hAnsiTheme="minorHAnsi" w:cstheme="minorHAnsi"/>
              </w:rPr>
            </w:rPrChange>
          </w:rPr>
          <w:t xml:space="preserve">, </w:t>
        </w:r>
      </w:ins>
      <w:ins w:id="12" w:author="Tyler Cluff" w:date="2024-01-28T17:17:00Z">
        <w:r w:rsidR="00FE3F7C" w:rsidRPr="00E90E76">
          <w:rPr>
            <w:rFonts w:asciiTheme="minorHAnsi" w:hAnsiTheme="minorHAnsi" w:cstheme="minorHAnsi"/>
            <w:strike/>
            <w:rPrChange w:id="13" w:author="Bhuvan Dubey" w:date="2024-02-01T15:16:00Z">
              <w:rPr>
                <w:rFonts w:asciiTheme="minorHAnsi" w:hAnsiTheme="minorHAnsi" w:cstheme="minorHAnsi"/>
              </w:rPr>
            </w:rPrChange>
          </w:rPr>
          <w:t>occurring</w:t>
        </w:r>
      </w:ins>
      <w:del w:id="14" w:author="Tyler Cluff" w:date="2024-01-28T17:09:00Z">
        <w:r w:rsidR="000C3F4D" w:rsidRPr="00E90E76" w:rsidDel="00FE3F7C">
          <w:rPr>
            <w:rFonts w:asciiTheme="minorHAnsi" w:hAnsiTheme="minorHAnsi" w:cstheme="minorHAnsi"/>
            <w:strike/>
            <w:rPrChange w:id="15" w:author="Bhuvan Dubey" w:date="2024-02-01T15:16:00Z">
              <w:rPr>
                <w:rFonts w:asciiTheme="minorHAnsi" w:hAnsiTheme="minorHAnsi" w:cstheme="minorHAnsi"/>
              </w:rPr>
            </w:rPrChange>
          </w:rPr>
          <w:delText>.</w:delText>
        </w:r>
        <w:r w:rsidRPr="00E90E76" w:rsidDel="00FE3F7C">
          <w:rPr>
            <w:rFonts w:asciiTheme="minorHAnsi" w:hAnsiTheme="minorHAnsi" w:cstheme="minorHAnsi"/>
            <w:strike/>
            <w:rPrChange w:id="16" w:author="Bhuvan Dubey" w:date="2024-02-01T15:16:00Z">
              <w:rPr>
                <w:rFonts w:asciiTheme="minorHAnsi" w:hAnsiTheme="minorHAnsi" w:cstheme="minorHAnsi"/>
              </w:rPr>
            </w:rPrChange>
          </w:rPr>
          <w:delText xml:space="preserve"> It </w:delText>
        </w:r>
      </w:del>
      <w:del w:id="17" w:author="Tyler Cluff" w:date="2024-01-28T17:12:00Z">
        <w:r w:rsidRPr="00E90E76" w:rsidDel="00FE3F7C">
          <w:rPr>
            <w:rFonts w:asciiTheme="minorHAnsi" w:hAnsiTheme="minorHAnsi" w:cstheme="minorHAnsi"/>
            <w:strike/>
            <w:rPrChange w:id="18" w:author="Bhuvan Dubey" w:date="2024-02-01T15:16:00Z">
              <w:rPr>
                <w:rFonts w:asciiTheme="minorHAnsi" w:hAnsiTheme="minorHAnsi" w:cstheme="minorHAnsi"/>
              </w:rPr>
            </w:rPrChange>
          </w:rPr>
          <w:delText>occurs</w:delText>
        </w:r>
      </w:del>
      <w:ins w:id="19" w:author="Tyler Cluff" w:date="2024-01-28T17:12:00Z">
        <w:r w:rsidR="00FE3F7C" w:rsidRPr="00E90E76">
          <w:rPr>
            <w:rFonts w:asciiTheme="minorHAnsi" w:hAnsiTheme="minorHAnsi" w:cstheme="minorHAnsi"/>
            <w:strike/>
            <w:rPrChange w:id="20" w:author="Bhuvan Dubey" w:date="2024-02-01T15:16:00Z">
              <w:rPr>
                <w:rFonts w:asciiTheme="minorHAnsi" w:hAnsiTheme="minorHAnsi" w:cstheme="minorHAnsi"/>
              </w:rPr>
            </w:rPrChange>
          </w:rPr>
          <w:t xml:space="preserve"> </w:t>
        </w:r>
      </w:ins>
      <w:del w:id="21" w:author="Tyler Cluff" w:date="2024-01-28T17:17:00Z">
        <w:r w:rsidRPr="00E90E76" w:rsidDel="00FE3F7C">
          <w:rPr>
            <w:rFonts w:asciiTheme="minorHAnsi" w:hAnsiTheme="minorHAnsi" w:cstheme="minorHAnsi"/>
            <w:strike/>
            <w:rPrChange w:id="22" w:author="Bhuvan Dubey" w:date="2024-02-01T15:16:00Z">
              <w:rPr>
                <w:rFonts w:asciiTheme="minorHAnsi" w:hAnsiTheme="minorHAnsi" w:cstheme="minorHAnsi"/>
              </w:rPr>
            </w:rPrChange>
          </w:rPr>
          <w:delText xml:space="preserve"> </w:delText>
        </w:r>
      </w:del>
      <w:r w:rsidRPr="00E90E76">
        <w:rPr>
          <w:rFonts w:asciiTheme="minorHAnsi" w:hAnsiTheme="minorHAnsi" w:cstheme="minorHAnsi"/>
          <w:strike/>
          <w:rPrChange w:id="23" w:author="Bhuvan Dubey" w:date="2024-02-01T15:16:00Z">
            <w:rPr>
              <w:rFonts w:asciiTheme="minorHAnsi" w:hAnsiTheme="minorHAnsi" w:cstheme="minorHAnsi"/>
            </w:rPr>
          </w:rPrChange>
        </w:rPr>
        <w:t xml:space="preserve">across </w:t>
      </w:r>
      <w:ins w:id="24" w:author="Tyler Cluff" w:date="2024-01-28T17:12:00Z">
        <w:r w:rsidR="00FE3F7C" w:rsidRPr="00E90E76">
          <w:rPr>
            <w:rFonts w:asciiTheme="minorHAnsi" w:hAnsiTheme="minorHAnsi" w:cstheme="minorHAnsi"/>
            <w:strike/>
            <w:rPrChange w:id="25" w:author="Bhuvan Dubey" w:date="2024-02-01T15:16:00Z">
              <w:rPr>
                <w:rFonts w:asciiTheme="minorHAnsi" w:hAnsiTheme="minorHAnsi" w:cstheme="minorHAnsi"/>
              </w:rPr>
            </w:rPrChange>
          </w:rPr>
          <w:t xml:space="preserve">a diverse range of </w:t>
        </w:r>
      </w:ins>
      <w:del w:id="26" w:author="Tyler Cluff" w:date="2024-01-28T17:10:00Z">
        <w:r w:rsidRPr="00E90E76" w:rsidDel="00FE3F7C">
          <w:rPr>
            <w:rFonts w:asciiTheme="minorHAnsi" w:hAnsiTheme="minorHAnsi" w:cstheme="minorHAnsi"/>
            <w:strike/>
            <w:rPrChange w:id="27" w:author="Bhuvan Dubey" w:date="2024-02-01T15:16:00Z">
              <w:rPr>
                <w:rFonts w:asciiTheme="minorHAnsi" w:hAnsiTheme="minorHAnsi" w:cstheme="minorHAnsi"/>
              </w:rPr>
            </w:rPrChange>
          </w:rPr>
          <w:delText xml:space="preserve">a range of </w:delText>
        </w:r>
      </w:del>
      <w:del w:id="28" w:author="Tyler Cluff" w:date="2024-01-28T17:09:00Z">
        <w:r w:rsidRPr="00E90E76" w:rsidDel="00FE3F7C">
          <w:rPr>
            <w:rFonts w:asciiTheme="minorHAnsi" w:hAnsiTheme="minorHAnsi" w:cstheme="minorHAnsi"/>
            <w:strike/>
            <w:rPrChange w:id="29" w:author="Bhuvan Dubey" w:date="2024-02-01T15:16:00Z">
              <w:rPr>
                <w:rFonts w:asciiTheme="minorHAnsi" w:hAnsiTheme="minorHAnsi" w:cstheme="minorHAnsi"/>
              </w:rPr>
            </w:rPrChange>
          </w:rPr>
          <w:delText xml:space="preserve">human </w:delText>
        </w:r>
      </w:del>
      <w:r w:rsidRPr="00E90E76">
        <w:rPr>
          <w:rFonts w:asciiTheme="minorHAnsi" w:hAnsiTheme="minorHAnsi" w:cstheme="minorHAnsi"/>
          <w:strike/>
          <w:rPrChange w:id="30" w:author="Bhuvan Dubey" w:date="2024-02-01T15:16:00Z">
            <w:rPr>
              <w:rFonts w:asciiTheme="minorHAnsi" w:hAnsiTheme="minorHAnsi" w:cstheme="minorHAnsi"/>
            </w:rPr>
          </w:rPrChange>
        </w:rPr>
        <w:t>actions</w:t>
      </w:r>
      <w:del w:id="31" w:author="Tyler Cluff" w:date="2024-01-28T17:10:00Z">
        <w:r w:rsidRPr="00E90E76" w:rsidDel="00FE3F7C">
          <w:rPr>
            <w:rFonts w:asciiTheme="minorHAnsi" w:hAnsiTheme="minorHAnsi" w:cstheme="minorHAnsi"/>
            <w:strike/>
            <w:rPrChange w:id="32" w:author="Bhuvan Dubey" w:date="2024-02-01T15:16:00Z">
              <w:rPr>
                <w:rFonts w:asciiTheme="minorHAnsi" w:hAnsiTheme="minorHAnsi" w:cstheme="minorHAnsi"/>
              </w:rPr>
            </w:rPrChange>
          </w:rPr>
          <w:delText xml:space="preserve">, </w:delText>
        </w:r>
      </w:del>
      <w:ins w:id="33" w:author="Tyler Cluff" w:date="2024-01-28T17:10:00Z">
        <w:r w:rsidR="00FE3F7C" w:rsidRPr="00E90E76">
          <w:rPr>
            <w:rFonts w:asciiTheme="minorHAnsi" w:hAnsiTheme="minorHAnsi" w:cstheme="minorHAnsi"/>
            <w:strike/>
            <w:rPrChange w:id="34" w:author="Bhuvan Dubey" w:date="2024-02-01T15:16:00Z">
              <w:rPr>
                <w:rFonts w:asciiTheme="minorHAnsi" w:hAnsiTheme="minorHAnsi" w:cstheme="minorHAnsi"/>
              </w:rPr>
            </w:rPrChange>
          </w:rPr>
          <w:t xml:space="preserve"> </w:t>
        </w:r>
      </w:ins>
      <w:del w:id="35" w:author="Tyler Cluff" w:date="2024-01-28T17:17:00Z">
        <w:r w:rsidRPr="00E90E76" w:rsidDel="004E6260">
          <w:rPr>
            <w:rFonts w:asciiTheme="minorHAnsi" w:hAnsiTheme="minorHAnsi" w:cstheme="minorHAnsi"/>
            <w:strike/>
            <w:rPrChange w:id="36" w:author="Bhuvan Dubey" w:date="2024-02-01T15:16:00Z">
              <w:rPr>
                <w:rFonts w:asciiTheme="minorHAnsi" w:hAnsiTheme="minorHAnsi" w:cstheme="minorHAnsi"/>
              </w:rPr>
            </w:rPrChange>
          </w:rPr>
          <w:delText>from the control standing balance and gait,</w:delText>
        </w:r>
      </w:del>
      <w:ins w:id="37" w:author="Tyler Cluff" w:date="2024-01-28T17:17:00Z">
        <w:r w:rsidR="004E6260" w:rsidRPr="00E90E76">
          <w:rPr>
            <w:rFonts w:asciiTheme="minorHAnsi" w:hAnsiTheme="minorHAnsi" w:cstheme="minorHAnsi"/>
            <w:strike/>
            <w:rPrChange w:id="38" w:author="Bhuvan Dubey" w:date="2024-02-01T15:16:00Z">
              <w:rPr>
                <w:rFonts w:asciiTheme="minorHAnsi" w:hAnsiTheme="minorHAnsi" w:cstheme="minorHAnsi"/>
              </w:rPr>
            </w:rPrChange>
          </w:rPr>
          <w:t>from the control of standing balance and gait</w:t>
        </w:r>
      </w:ins>
      <w:r w:rsidRPr="00E90E76">
        <w:rPr>
          <w:rFonts w:asciiTheme="minorHAnsi" w:hAnsiTheme="minorHAnsi" w:cstheme="minorHAnsi"/>
          <w:strike/>
          <w:rPrChange w:id="39" w:author="Bhuvan Dubey" w:date="2024-02-01T15:16:00Z">
            <w:rPr>
              <w:rFonts w:asciiTheme="minorHAnsi" w:hAnsiTheme="minorHAnsi" w:cstheme="minorHAnsi"/>
            </w:rPr>
          </w:rPrChange>
        </w:rPr>
        <w:t xml:space="preserve"> to precision </w:t>
      </w:r>
      <w:bookmarkStart w:id="40" w:name="_Hlk157709073"/>
      <w:r w:rsidRPr="00E90E76">
        <w:rPr>
          <w:rFonts w:asciiTheme="minorHAnsi" w:hAnsiTheme="minorHAnsi" w:cstheme="minorHAnsi"/>
          <w:strike/>
          <w:rPrChange w:id="41" w:author="Bhuvan Dubey" w:date="2024-02-01T15:16:00Z">
            <w:rPr>
              <w:rFonts w:asciiTheme="minorHAnsi" w:hAnsiTheme="minorHAnsi" w:cstheme="minorHAnsi"/>
            </w:rPr>
          </w:rPrChange>
        </w:rPr>
        <w:t>movements with the fingers</w:t>
      </w:r>
      <w:bookmarkEnd w:id="40"/>
      <w:r w:rsidRPr="00E90E76">
        <w:rPr>
          <w:rFonts w:asciiTheme="minorHAnsi" w:hAnsiTheme="minorHAnsi" w:cstheme="minorHAnsi"/>
          <w:strike/>
          <w:rPrChange w:id="42" w:author="Bhuvan Dubey" w:date="2024-02-01T15:16:00Z">
            <w:rPr>
              <w:rFonts w:asciiTheme="minorHAnsi" w:hAnsiTheme="minorHAnsi" w:cstheme="minorHAnsi"/>
            </w:rPr>
          </w:rPrChange>
        </w:rPr>
        <w:t>.</w:t>
      </w:r>
      <w:r w:rsidR="000C3F4D" w:rsidRPr="007849D1">
        <w:rPr>
          <w:rFonts w:asciiTheme="minorHAnsi" w:hAnsiTheme="minorHAnsi" w:cstheme="minorHAnsi"/>
        </w:rPr>
        <w:t xml:space="preserve"> </w:t>
      </w:r>
      <w:r>
        <w:rPr>
          <w:rFonts w:asciiTheme="minorHAnsi" w:hAnsiTheme="minorHAnsi" w:cstheme="minorHAnsi"/>
        </w:rPr>
        <w:t>A longstanding and impactful idea</w:t>
      </w:r>
      <w:ins w:id="43" w:author="Tyler Cluff" w:date="2024-01-28T17:17:00Z">
        <w:r w:rsidR="004E6260">
          <w:rPr>
            <w:rFonts w:asciiTheme="minorHAnsi" w:hAnsiTheme="minorHAnsi" w:cstheme="minorHAnsi"/>
          </w:rPr>
          <w:t xml:space="preserve"> in systems neuroscience</w:t>
        </w:r>
      </w:ins>
      <w:r>
        <w:rPr>
          <w:rFonts w:asciiTheme="minorHAnsi" w:hAnsiTheme="minorHAnsi" w:cstheme="minorHAnsi"/>
        </w:rPr>
        <w:t xml:space="preserve"> is that coactivation</w:t>
      </w:r>
      <w:r w:rsidR="000C3F4D" w:rsidRPr="007849D1">
        <w:rPr>
          <w:rFonts w:asciiTheme="minorHAnsi" w:hAnsiTheme="minorHAnsi" w:cstheme="minorHAnsi"/>
        </w:rPr>
        <w:t xml:space="preserve"> </w:t>
      </w:r>
      <w:del w:id="44" w:author="Tyler Cluff" w:date="2024-01-28T18:02:00Z">
        <w:r w:rsidDel="008B7D03">
          <w:rPr>
            <w:rFonts w:asciiTheme="minorHAnsi" w:hAnsiTheme="minorHAnsi" w:cstheme="minorHAnsi"/>
          </w:rPr>
          <w:delText xml:space="preserve">helps to </w:delText>
        </w:r>
      </w:del>
      <w:r>
        <w:rPr>
          <w:rFonts w:asciiTheme="minorHAnsi" w:hAnsiTheme="minorHAnsi" w:cstheme="minorHAnsi"/>
        </w:rPr>
        <w:t>stabilize</w:t>
      </w:r>
      <w:ins w:id="45" w:author="Tyler Cluff" w:date="2024-01-28T18:02:00Z">
        <w:r w:rsidR="008B7D03">
          <w:rPr>
            <w:rFonts w:asciiTheme="minorHAnsi" w:hAnsiTheme="minorHAnsi" w:cstheme="minorHAnsi"/>
          </w:rPr>
          <w:t>s</w:t>
        </w:r>
      </w:ins>
      <w:r>
        <w:rPr>
          <w:rFonts w:asciiTheme="minorHAnsi" w:hAnsiTheme="minorHAnsi" w:cstheme="minorHAnsi"/>
        </w:rPr>
        <w:t xml:space="preserve"> </w:t>
      </w:r>
      <w:del w:id="46" w:author="Tyler Cluff" w:date="2024-01-28T17:18:00Z">
        <w:r w:rsidDel="004E6260">
          <w:rPr>
            <w:rFonts w:asciiTheme="minorHAnsi" w:hAnsiTheme="minorHAnsi" w:cstheme="minorHAnsi"/>
          </w:rPr>
          <w:delText xml:space="preserve">movement </w:delText>
        </w:r>
      </w:del>
      <w:ins w:id="47" w:author="Tyler Cluff" w:date="2024-01-28T17:18:00Z">
        <w:r w:rsidR="004E6260">
          <w:rPr>
            <w:rFonts w:asciiTheme="minorHAnsi" w:hAnsiTheme="minorHAnsi" w:cstheme="minorHAnsi"/>
          </w:rPr>
          <w:t xml:space="preserve">the body </w:t>
        </w:r>
      </w:ins>
      <w:r>
        <w:rPr>
          <w:rFonts w:asciiTheme="minorHAnsi" w:hAnsiTheme="minorHAnsi" w:cstheme="minorHAnsi"/>
        </w:rPr>
        <w:t xml:space="preserve">by </w:t>
      </w:r>
      <w:r w:rsidR="000C3F4D" w:rsidRPr="007849D1">
        <w:rPr>
          <w:rFonts w:asciiTheme="minorHAnsi" w:hAnsiTheme="minorHAnsi" w:cstheme="minorHAnsi"/>
        </w:rPr>
        <w:t>mak</w:t>
      </w:r>
      <w:r>
        <w:rPr>
          <w:rFonts w:asciiTheme="minorHAnsi" w:hAnsiTheme="minorHAnsi" w:cstheme="minorHAnsi"/>
        </w:rPr>
        <w:t>ing</w:t>
      </w:r>
      <w:r w:rsidR="000C3F4D" w:rsidRPr="007849D1">
        <w:rPr>
          <w:rFonts w:asciiTheme="minorHAnsi" w:hAnsiTheme="minorHAnsi" w:cstheme="minorHAnsi"/>
        </w:rPr>
        <w:t xml:space="preserve"> muscles stiff and resistant to motion </w:t>
      </w:r>
      <w:r>
        <w:rPr>
          <w:rFonts w:asciiTheme="minorHAnsi" w:hAnsiTheme="minorHAnsi" w:cstheme="minorHAnsi"/>
        </w:rPr>
        <w:t>to minimize</w:t>
      </w:r>
      <w:r w:rsidR="000C3F4D" w:rsidRPr="007849D1">
        <w:rPr>
          <w:rFonts w:asciiTheme="minorHAnsi" w:hAnsiTheme="minorHAnsi" w:cstheme="minorHAnsi"/>
        </w:rPr>
        <w:t xml:space="preserve"> </w:t>
      </w:r>
      <w:del w:id="48" w:author="Tyler Cluff" w:date="2024-01-28T17:18:00Z">
        <w:r w:rsidR="000C3F4D" w:rsidRPr="007849D1" w:rsidDel="004E6260">
          <w:rPr>
            <w:rFonts w:asciiTheme="minorHAnsi" w:hAnsiTheme="minorHAnsi" w:cstheme="minorHAnsi"/>
          </w:rPr>
          <w:delText>the impact of</w:delText>
        </w:r>
      </w:del>
      <w:ins w:id="49" w:author="Tyler Cluff" w:date="2024-01-28T17:18:00Z">
        <w:r w:rsidR="004E6260">
          <w:rPr>
            <w:rFonts w:asciiTheme="minorHAnsi" w:hAnsiTheme="minorHAnsi" w:cstheme="minorHAnsi"/>
          </w:rPr>
          <w:t>errors caused by</w:t>
        </w:r>
      </w:ins>
      <w:r w:rsidR="000C3F4D" w:rsidRPr="007849D1">
        <w:rPr>
          <w:rFonts w:asciiTheme="minorHAnsi" w:hAnsiTheme="minorHAnsi" w:cstheme="minorHAnsi"/>
        </w:rPr>
        <w:t xml:space="preserve"> physical perturbations. </w:t>
      </w:r>
    </w:p>
    <w:p w14:paraId="333D154E" w14:textId="714FC081" w:rsidR="00AF7672" w:rsidRDefault="00AF7672" w:rsidP="00091EB7">
      <w:pPr>
        <w:pStyle w:val="pf0"/>
        <w:jc w:val="both"/>
        <w:rPr>
          <w:rFonts w:asciiTheme="minorHAnsi" w:hAnsiTheme="minorHAnsi" w:cstheme="minorHAnsi"/>
        </w:rPr>
      </w:pPr>
      <w:r>
        <w:rPr>
          <w:rFonts w:asciiTheme="minorHAnsi" w:hAnsiTheme="minorHAnsi" w:cstheme="minorHAnsi"/>
        </w:rPr>
        <w:t>T</w:t>
      </w:r>
      <w:r w:rsidR="000C3F4D" w:rsidRPr="007849D1">
        <w:rPr>
          <w:rFonts w:asciiTheme="minorHAnsi" w:hAnsiTheme="minorHAnsi" w:cstheme="minorHAnsi"/>
        </w:rPr>
        <w:t>here are some scenarios</w:t>
      </w:r>
      <w:ins w:id="50" w:author="Tyler Cluff" w:date="2024-01-28T18:02:00Z">
        <w:r w:rsidR="008B7D03">
          <w:rPr>
            <w:rFonts w:asciiTheme="minorHAnsi" w:hAnsiTheme="minorHAnsi" w:cstheme="minorHAnsi"/>
          </w:rPr>
          <w:t xml:space="preserve"> </w:t>
        </w:r>
      </w:ins>
      <w:del w:id="51" w:author="Tyler Cluff" w:date="2024-01-28T18:02:00Z">
        <w:r w:rsidDel="008B7D03">
          <w:rPr>
            <w:rFonts w:asciiTheme="minorHAnsi" w:hAnsiTheme="minorHAnsi" w:cstheme="minorHAnsi"/>
          </w:rPr>
          <w:delText xml:space="preserve">, however, </w:delText>
        </w:r>
      </w:del>
      <w:r>
        <w:rPr>
          <w:rFonts w:asciiTheme="minorHAnsi" w:hAnsiTheme="minorHAnsi" w:cstheme="minorHAnsi"/>
        </w:rPr>
        <w:t>that question if stiffness is the sole purpose of muscle coactivation. Sprinters, for example, co</w:t>
      </w:r>
      <w:r w:rsidR="000C3F4D" w:rsidRPr="007849D1">
        <w:rPr>
          <w:rFonts w:asciiTheme="minorHAnsi" w:hAnsiTheme="minorHAnsi" w:cstheme="minorHAnsi"/>
        </w:rPr>
        <w:t>activat</w:t>
      </w:r>
      <w:r>
        <w:rPr>
          <w:rFonts w:asciiTheme="minorHAnsi" w:hAnsiTheme="minorHAnsi" w:cstheme="minorHAnsi"/>
        </w:rPr>
        <w:t>e</w:t>
      </w:r>
      <w:r w:rsidR="000C3F4D" w:rsidRPr="007849D1">
        <w:rPr>
          <w:rFonts w:asciiTheme="minorHAnsi" w:hAnsiTheme="minorHAnsi" w:cstheme="minorHAnsi"/>
        </w:rPr>
        <w:t xml:space="preserve"> </w:t>
      </w:r>
      <w:r>
        <w:rPr>
          <w:rFonts w:asciiTheme="minorHAnsi" w:hAnsiTheme="minorHAnsi" w:cstheme="minorHAnsi"/>
        </w:rPr>
        <w:t>their muscles while waiting in the blocks for the starting gun</w:t>
      </w:r>
      <w:r w:rsidR="000C3F4D" w:rsidRPr="007849D1">
        <w:rPr>
          <w:rFonts w:asciiTheme="minorHAnsi" w:hAnsiTheme="minorHAnsi" w:cstheme="minorHAnsi"/>
        </w:rPr>
        <w:t>.</w:t>
      </w:r>
      <w:r>
        <w:rPr>
          <w:rFonts w:asciiTheme="minorHAnsi" w:hAnsiTheme="minorHAnsi" w:cstheme="minorHAnsi"/>
        </w:rPr>
        <w:t xml:space="preserve"> </w:t>
      </w:r>
      <w:r w:rsidR="000C3F4D" w:rsidRPr="007849D1">
        <w:rPr>
          <w:rFonts w:asciiTheme="minorHAnsi" w:hAnsiTheme="minorHAnsi" w:cstheme="minorHAnsi"/>
        </w:rPr>
        <w:t xml:space="preserve"> </w:t>
      </w:r>
      <w:r>
        <w:rPr>
          <w:rFonts w:asciiTheme="minorHAnsi" w:hAnsiTheme="minorHAnsi" w:cstheme="minorHAnsi"/>
        </w:rPr>
        <w:t xml:space="preserve">This strategy seems counterintuitive given the goal is </w:t>
      </w:r>
      <w:del w:id="52" w:author="Tyler Cluff" w:date="2024-01-28T18:02:00Z">
        <w:r w:rsidDel="008B7D03">
          <w:rPr>
            <w:rFonts w:asciiTheme="minorHAnsi" w:hAnsiTheme="minorHAnsi" w:cstheme="minorHAnsi"/>
          </w:rPr>
          <w:delText>get off the blocks</w:delText>
        </w:r>
      </w:del>
      <w:ins w:id="53" w:author="Tyler Cluff" w:date="2024-01-28T18:02:00Z">
        <w:r w:rsidR="008B7D03">
          <w:rPr>
            <w:rFonts w:asciiTheme="minorHAnsi" w:hAnsiTheme="minorHAnsi" w:cstheme="minorHAnsi"/>
          </w:rPr>
          <w:t>to start</w:t>
        </w:r>
      </w:ins>
      <w:r>
        <w:rPr>
          <w:rFonts w:asciiTheme="minorHAnsi" w:hAnsiTheme="minorHAnsi" w:cstheme="minorHAnsi"/>
        </w:rPr>
        <w:t xml:space="preserve"> and finish the race as quickly as possible.</w:t>
      </w:r>
      <w:ins w:id="54" w:author="Tyler Cluff" w:date="2024-01-28T17:18:00Z">
        <w:r w:rsidR="004E6260">
          <w:rPr>
            <w:rFonts w:asciiTheme="minorHAnsi" w:hAnsiTheme="minorHAnsi" w:cstheme="minorHAnsi"/>
          </w:rPr>
          <w:t xml:space="preserve"> Coactivation has also been observed in tasks that require </w:t>
        </w:r>
      </w:ins>
      <w:ins w:id="55" w:author="Tyler Cluff" w:date="2024-01-28T17:20:00Z">
        <w:r w:rsidR="004E6260">
          <w:rPr>
            <w:rFonts w:asciiTheme="minorHAnsi" w:hAnsiTheme="minorHAnsi" w:cstheme="minorHAnsi"/>
          </w:rPr>
          <w:t>participants to quickly launch or correct their movements in</w:t>
        </w:r>
      </w:ins>
      <w:ins w:id="56" w:author="Tyler Cluff" w:date="2024-01-28T17:18:00Z">
        <w:r w:rsidR="004E6260">
          <w:rPr>
            <w:rFonts w:asciiTheme="minorHAnsi" w:hAnsiTheme="minorHAnsi" w:cstheme="minorHAnsi"/>
          </w:rPr>
          <w:t xml:space="preserve"> re</w:t>
        </w:r>
      </w:ins>
      <w:ins w:id="57" w:author="Tyler Cluff" w:date="2024-01-28T17:20:00Z">
        <w:r w:rsidR="004E6260">
          <w:rPr>
            <w:rFonts w:asciiTheme="minorHAnsi" w:hAnsiTheme="minorHAnsi" w:cstheme="minorHAnsi"/>
          </w:rPr>
          <w:t>s</w:t>
        </w:r>
      </w:ins>
      <w:ins w:id="58" w:author="Tyler Cluff" w:date="2024-01-28T17:18:00Z">
        <w:r w:rsidR="004E6260">
          <w:rPr>
            <w:rFonts w:asciiTheme="minorHAnsi" w:hAnsiTheme="minorHAnsi" w:cstheme="minorHAnsi"/>
          </w:rPr>
          <w:t>ponse to</w:t>
        </w:r>
      </w:ins>
      <w:ins w:id="59" w:author="Tyler Cluff" w:date="2024-01-28T17:19:00Z">
        <w:r w:rsidR="004E6260">
          <w:rPr>
            <w:rFonts w:asciiTheme="minorHAnsi" w:hAnsiTheme="minorHAnsi" w:cstheme="minorHAnsi"/>
          </w:rPr>
          <w:t xml:space="preserve"> </w:t>
        </w:r>
      </w:ins>
      <w:ins w:id="60" w:author="Tyler Cluff" w:date="2024-01-28T17:20:00Z">
        <w:r w:rsidR="004E6260">
          <w:rPr>
            <w:rFonts w:asciiTheme="minorHAnsi" w:hAnsiTheme="minorHAnsi" w:cstheme="minorHAnsi"/>
          </w:rPr>
          <w:t>changes in visual stimuli</w:t>
        </w:r>
      </w:ins>
      <w:ins w:id="61" w:author="Tyler Cluff" w:date="2024-01-28T17:21:00Z">
        <w:r w:rsidR="004E6260">
          <w:rPr>
            <w:rFonts w:asciiTheme="minorHAnsi" w:hAnsiTheme="minorHAnsi" w:cstheme="minorHAnsi"/>
          </w:rPr>
          <w:t xml:space="preserve">. </w:t>
        </w:r>
        <w:r w:rsidR="004E6260" w:rsidRPr="0057221D">
          <w:rPr>
            <w:rFonts w:asciiTheme="minorHAnsi" w:hAnsiTheme="minorHAnsi" w:cstheme="minorHAnsi"/>
            <w:strike/>
            <w:rPrChange w:id="62" w:author="Bhuvan Dubey" w:date="2024-02-01T15:07:00Z">
              <w:rPr>
                <w:rFonts w:asciiTheme="minorHAnsi" w:hAnsiTheme="minorHAnsi" w:cstheme="minorHAnsi"/>
              </w:rPr>
            </w:rPrChange>
          </w:rPr>
          <w:t xml:space="preserve">Neither example involves </w:t>
        </w:r>
      </w:ins>
      <w:ins w:id="63" w:author="Tyler Cluff" w:date="2024-01-28T17:22:00Z">
        <w:r w:rsidR="004E6260" w:rsidRPr="0057221D">
          <w:rPr>
            <w:rFonts w:asciiTheme="minorHAnsi" w:hAnsiTheme="minorHAnsi" w:cstheme="minorHAnsi"/>
            <w:strike/>
            <w:rPrChange w:id="64" w:author="Bhuvan Dubey" w:date="2024-02-01T15:07:00Z">
              <w:rPr>
                <w:rFonts w:asciiTheme="minorHAnsi" w:hAnsiTheme="minorHAnsi" w:cstheme="minorHAnsi"/>
              </w:rPr>
            </w:rPrChange>
          </w:rPr>
          <w:t>physical disturbances.</w:t>
        </w:r>
      </w:ins>
      <w:ins w:id="65" w:author="Tyler Cluff" w:date="2024-01-28T17:21:00Z">
        <w:r w:rsidR="004E6260">
          <w:rPr>
            <w:rFonts w:asciiTheme="minorHAnsi" w:hAnsiTheme="minorHAnsi" w:cstheme="minorHAnsi"/>
          </w:rPr>
          <w:t xml:space="preserve"> </w:t>
        </w:r>
      </w:ins>
      <w:ins w:id="66" w:author="Tyler Cluff" w:date="2024-01-28T17:20:00Z">
        <w:r w:rsidR="004E6260">
          <w:rPr>
            <w:rFonts w:asciiTheme="minorHAnsi" w:hAnsiTheme="minorHAnsi" w:cstheme="minorHAnsi"/>
          </w:rPr>
          <w:t xml:space="preserve">Collectively, these </w:t>
        </w:r>
      </w:ins>
      <w:ins w:id="67" w:author="Tyler Cluff" w:date="2024-01-28T17:21:00Z">
        <w:r w:rsidR="004E6260">
          <w:rPr>
            <w:rFonts w:asciiTheme="minorHAnsi" w:hAnsiTheme="minorHAnsi" w:cstheme="minorHAnsi"/>
          </w:rPr>
          <w:t xml:space="preserve">findings highlight a gap in </w:t>
        </w:r>
      </w:ins>
      <w:ins w:id="68" w:author="Tyler Cluff" w:date="2024-01-28T17:22:00Z">
        <w:r w:rsidR="004E6260">
          <w:rPr>
            <w:rFonts w:asciiTheme="minorHAnsi" w:hAnsiTheme="minorHAnsi" w:cstheme="minorHAnsi"/>
          </w:rPr>
          <w:t xml:space="preserve">understanding the role that muscle coactivation plays in human movement. </w:t>
        </w:r>
      </w:ins>
      <w:ins w:id="69" w:author="Tyler Cluff" w:date="2024-01-28T17:20:00Z">
        <w:r w:rsidR="004E6260">
          <w:rPr>
            <w:rFonts w:asciiTheme="minorHAnsi" w:hAnsiTheme="minorHAnsi" w:cstheme="minorHAnsi"/>
          </w:rPr>
          <w:t xml:space="preserve"> </w:t>
        </w:r>
      </w:ins>
    </w:p>
    <w:p w14:paraId="0DFC2472" w14:textId="1E14D25C" w:rsidR="0016731B" w:rsidRPr="00E90E76" w:rsidRDefault="00FE3F7C" w:rsidP="00091EB7">
      <w:pPr>
        <w:pStyle w:val="pf0"/>
        <w:jc w:val="both"/>
        <w:rPr>
          <w:rFonts w:asciiTheme="minorHAnsi" w:hAnsiTheme="minorHAnsi" w:cstheme="minorHAnsi"/>
          <w:strike/>
          <w:rPrChange w:id="70" w:author="Bhuvan Dubey" w:date="2024-02-01T15:18:00Z">
            <w:rPr>
              <w:rFonts w:asciiTheme="minorHAnsi" w:hAnsiTheme="minorHAnsi" w:cstheme="minorHAnsi"/>
            </w:rPr>
          </w:rPrChange>
        </w:rPr>
      </w:pPr>
      <w:moveToRangeStart w:id="71" w:author="Tyler Cluff" w:date="2024-01-28T17:06:00Z" w:name="move157354007"/>
      <w:moveTo w:id="72" w:author="Tyler Cluff" w:date="2024-01-28T17:06:00Z">
        <w:del w:id="73" w:author="Tyler Cluff" w:date="2024-01-28T17:12:00Z">
          <w:r w:rsidRPr="007849D1" w:rsidDel="00FE3F7C">
            <w:rPr>
              <w:rFonts w:asciiTheme="minorHAnsi" w:hAnsiTheme="minorHAnsi" w:cstheme="minorHAnsi"/>
            </w:rPr>
            <w:delText>We think that there is an unrecognized role of coactivation</w:delText>
          </w:r>
        </w:del>
      </w:moveTo>
      <w:ins w:id="74" w:author="Tyler Cluff" w:date="2024-01-28T17:12:00Z">
        <w:r>
          <w:rPr>
            <w:rFonts w:asciiTheme="minorHAnsi" w:hAnsiTheme="minorHAnsi" w:cstheme="minorHAnsi"/>
          </w:rPr>
          <w:t>This pro</w:t>
        </w:r>
      </w:ins>
      <w:ins w:id="75" w:author="Tyler Cluff" w:date="2024-01-28T17:13:00Z">
        <w:r>
          <w:rPr>
            <w:rFonts w:asciiTheme="minorHAnsi" w:hAnsiTheme="minorHAnsi" w:cstheme="minorHAnsi"/>
          </w:rPr>
          <w:t>ject will test the idea that muscle coactivation</w:t>
        </w:r>
      </w:ins>
      <w:moveTo w:id="76" w:author="Tyler Cluff" w:date="2024-01-28T17:06:00Z">
        <w:del w:id="77" w:author="Tyler Cluff" w:date="2024-01-28T17:13:00Z">
          <w:r w:rsidRPr="007849D1" w:rsidDel="00FE3F7C">
            <w:rPr>
              <w:rFonts w:asciiTheme="minorHAnsi" w:hAnsiTheme="minorHAnsi" w:cstheme="minorHAnsi"/>
            </w:rPr>
            <w:delText>, particularly in</w:delText>
          </w:r>
        </w:del>
        <w:r w:rsidRPr="007849D1">
          <w:rPr>
            <w:rFonts w:asciiTheme="minorHAnsi" w:hAnsiTheme="minorHAnsi" w:cstheme="minorHAnsi"/>
          </w:rPr>
          <w:t xml:space="preserve"> prepar</w:t>
        </w:r>
        <w:del w:id="78" w:author="Tyler Cluff" w:date="2024-01-28T17:13:00Z">
          <w:r w:rsidRPr="007849D1" w:rsidDel="00FE3F7C">
            <w:rPr>
              <w:rFonts w:asciiTheme="minorHAnsi" w:hAnsiTheme="minorHAnsi" w:cstheme="minorHAnsi"/>
            </w:rPr>
            <w:delText>ing</w:delText>
          </w:r>
        </w:del>
      </w:moveTo>
      <w:ins w:id="79" w:author="Tyler Cluff" w:date="2024-01-28T17:13:00Z">
        <w:r>
          <w:rPr>
            <w:rFonts w:asciiTheme="minorHAnsi" w:hAnsiTheme="minorHAnsi" w:cstheme="minorHAnsi"/>
          </w:rPr>
          <w:t>es</w:t>
        </w:r>
      </w:ins>
      <w:moveTo w:id="80" w:author="Tyler Cluff" w:date="2024-01-28T17:06:00Z">
        <w:r w:rsidRPr="007849D1">
          <w:rPr>
            <w:rFonts w:asciiTheme="minorHAnsi" w:hAnsiTheme="minorHAnsi" w:cstheme="minorHAnsi"/>
          </w:rPr>
          <w:t xml:space="preserve"> the nervous system to generate fast and forceful responses to sensory feedback</w:t>
        </w:r>
        <w:del w:id="81" w:author="Tyler Cluff" w:date="2024-01-28T17:13:00Z">
          <w:r w:rsidRPr="007849D1" w:rsidDel="00FE3F7C">
            <w:rPr>
              <w:rFonts w:asciiTheme="minorHAnsi" w:hAnsiTheme="minorHAnsi" w:cstheme="minorHAnsi"/>
            </w:rPr>
            <w:delText xml:space="preserve"> at a cost.</w:delText>
          </w:r>
          <w:moveToRangeStart w:id="82" w:author="Tyler Cluff" w:date="2024-01-28T17:06:00Z" w:name="move157354033"/>
          <w:moveToRangeEnd w:id="71"/>
          <w:r w:rsidRPr="007849D1" w:rsidDel="00FE3F7C">
            <w:rPr>
              <w:rFonts w:asciiTheme="minorHAnsi" w:hAnsiTheme="minorHAnsi" w:cstheme="minorHAnsi"/>
            </w:rPr>
            <w:delText>The primary objective of this project is to investigate the relationship between coactivation levels and how it serves as a mechanism to increase responsiveness to sensory feedback, thereby reducing the</w:delText>
          </w:r>
        </w:del>
        <w:del w:id="83" w:author="Tyler Cluff" w:date="2024-01-28T17:22:00Z">
          <w:r w:rsidRPr="007849D1" w:rsidDel="004E6260">
            <w:rPr>
              <w:rFonts w:asciiTheme="minorHAnsi" w:hAnsiTheme="minorHAnsi" w:cstheme="minorHAnsi"/>
            </w:rPr>
            <w:delText xml:space="preserve"> error</w:delText>
          </w:r>
        </w:del>
        <w:r w:rsidRPr="007849D1">
          <w:rPr>
            <w:rFonts w:asciiTheme="minorHAnsi" w:hAnsiTheme="minorHAnsi" w:cstheme="minorHAnsi"/>
          </w:rPr>
          <w:t xml:space="preserve">. We hypothesize that </w:t>
        </w:r>
        <w:del w:id="84" w:author="Tyler Cluff" w:date="2024-01-28T17:28:00Z">
          <w:r w:rsidRPr="007849D1" w:rsidDel="004E6260">
            <w:rPr>
              <w:rFonts w:asciiTheme="minorHAnsi" w:hAnsiTheme="minorHAnsi" w:cstheme="minorHAnsi"/>
            </w:rPr>
            <w:delText>people</w:delText>
          </w:r>
        </w:del>
      </w:moveTo>
      <w:ins w:id="85" w:author="Tyler Cluff" w:date="2024-01-28T17:28:00Z">
        <w:r w:rsidR="004E6260">
          <w:rPr>
            <w:rFonts w:asciiTheme="minorHAnsi" w:hAnsiTheme="minorHAnsi" w:cstheme="minorHAnsi"/>
          </w:rPr>
          <w:t>healthy participants</w:t>
        </w:r>
      </w:ins>
      <w:moveTo w:id="86" w:author="Tyler Cluff" w:date="2024-01-28T17:06:00Z">
        <w:r w:rsidRPr="007849D1">
          <w:rPr>
            <w:rFonts w:asciiTheme="minorHAnsi" w:hAnsiTheme="minorHAnsi" w:cstheme="minorHAnsi"/>
          </w:rPr>
          <w:t xml:space="preserve"> </w:t>
        </w:r>
        <w:del w:id="87" w:author="Tyler Cluff" w:date="2024-01-28T17:28:00Z">
          <w:r w:rsidRPr="007849D1" w:rsidDel="004E6260">
            <w:rPr>
              <w:rFonts w:asciiTheme="minorHAnsi" w:hAnsiTheme="minorHAnsi" w:cstheme="minorHAnsi"/>
            </w:rPr>
            <w:delText>who do tasks which require more accuracy and responsiveness</w:delText>
          </w:r>
        </w:del>
      </w:moveTo>
      <w:ins w:id="88" w:author="Tyler Cluff" w:date="2024-01-28T17:28:00Z">
        <w:r w:rsidR="004E6260">
          <w:rPr>
            <w:rFonts w:asciiTheme="minorHAnsi" w:hAnsiTheme="minorHAnsi" w:cstheme="minorHAnsi"/>
          </w:rPr>
          <w:t>will</w:t>
        </w:r>
      </w:ins>
      <w:moveTo w:id="89" w:author="Tyler Cluff" w:date="2024-01-28T17:06:00Z">
        <w:r w:rsidRPr="007849D1">
          <w:rPr>
            <w:rFonts w:asciiTheme="minorHAnsi" w:hAnsiTheme="minorHAnsi" w:cstheme="minorHAnsi"/>
          </w:rPr>
          <w:t xml:space="preserve"> naturally choose </w:t>
        </w:r>
        <w:del w:id="90" w:author="Tyler Cluff" w:date="2024-01-28T17:28:00Z">
          <w:r w:rsidRPr="007849D1" w:rsidDel="004E6260">
            <w:rPr>
              <w:rFonts w:asciiTheme="minorHAnsi" w:hAnsiTheme="minorHAnsi" w:cstheme="minorHAnsi"/>
            </w:rPr>
            <w:delText xml:space="preserve">a </w:delText>
          </w:r>
        </w:del>
      </w:moveTo>
      <w:ins w:id="91" w:author="Tyler Cluff" w:date="2024-01-28T17:28:00Z">
        <w:r w:rsidR="004E6260">
          <w:rPr>
            <w:rFonts w:asciiTheme="minorHAnsi" w:hAnsiTheme="minorHAnsi" w:cstheme="minorHAnsi"/>
          </w:rPr>
          <w:t xml:space="preserve">higher levels of </w:t>
        </w:r>
      </w:ins>
      <w:moveTo w:id="92" w:author="Tyler Cluff" w:date="2024-01-28T17:06:00Z">
        <w:r w:rsidRPr="007849D1">
          <w:rPr>
            <w:rFonts w:asciiTheme="minorHAnsi" w:hAnsiTheme="minorHAnsi" w:cstheme="minorHAnsi"/>
          </w:rPr>
          <w:t xml:space="preserve">coactivation </w:t>
        </w:r>
        <w:del w:id="93" w:author="Tyler Cluff" w:date="2024-01-28T17:28:00Z">
          <w:r w:rsidRPr="007849D1" w:rsidDel="004E6260">
            <w:rPr>
              <w:rFonts w:asciiTheme="minorHAnsi" w:hAnsiTheme="minorHAnsi" w:cstheme="minorHAnsi"/>
            </w:rPr>
            <w:delText>level that represents the best inherent trade-off between performance and cost</w:delText>
          </w:r>
        </w:del>
      </w:moveTo>
      <w:ins w:id="94" w:author="Tyler Cluff" w:date="2024-01-28T17:28:00Z">
        <w:r w:rsidR="004E6260">
          <w:rPr>
            <w:rFonts w:asciiTheme="minorHAnsi" w:hAnsiTheme="minorHAnsi" w:cstheme="minorHAnsi"/>
          </w:rPr>
          <w:t xml:space="preserve">in tasks that require </w:t>
        </w:r>
        <w:r w:rsidR="002719CB">
          <w:rPr>
            <w:rFonts w:asciiTheme="minorHAnsi" w:hAnsiTheme="minorHAnsi" w:cstheme="minorHAnsi"/>
          </w:rPr>
          <w:t>faster responses to sensory feedback</w:t>
        </w:r>
      </w:ins>
      <w:moveTo w:id="95" w:author="Tyler Cluff" w:date="2024-01-28T17:06:00Z">
        <w:r w:rsidRPr="007849D1">
          <w:rPr>
            <w:rFonts w:asciiTheme="minorHAnsi" w:hAnsiTheme="minorHAnsi" w:cstheme="minorHAnsi"/>
          </w:rPr>
          <w:t xml:space="preserve">. </w:t>
        </w:r>
      </w:moveTo>
      <w:moveToRangeEnd w:id="82"/>
      <w:del w:id="96" w:author="Tyler Cluff" w:date="2024-01-28T17:05:00Z">
        <w:r w:rsidR="000C3F4D" w:rsidRPr="007849D1" w:rsidDel="00FE3F7C">
          <w:rPr>
            <w:rFonts w:asciiTheme="minorHAnsi" w:hAnsiTheme="minorHAnsi" w:cstheme="minorHAnsi"/>
          </w:rPr>
          <w:delText>Thus, this</w:delText>
        </w:r>
      </w:del>
      <w:ins w:id="97" w:author="Tyler Cluff" w:date="2024-01-28T17:29:00Z">
        <w:r w:rsidR="002719CB">
          <w:rPr>
            <w:rFonts w:asciiTheme="minorHAnsi" w:hAnsiTheme="minorHAnsi" w:cstheme="minorHAnsi"/>
          </w:rPr>
          <w:t xml:space="preserve">They will perform tasks in a </w:t>
        </w:r>
        <w:proofErr w:type="spellStart"/>
        <w:r w:rsidR="002719CB">
          <w:rPr>
            <w:rFonts w:asciiTheme="minorHAnsi" w:hAnsiTheme="minorHAnsi" w:cstheme="minorHAnsi"/>
          </w:rPr>
          <w:t>Kinarm</w:t>
        </w:r>
        <w:proofErr w:type="spellEnd"/>
        <w:r w:rsidR="002719CB">
          <w:rPr>
            <w:rFonts w:asciiTheme="minorHAnsi" w:hAnsiTheme="minorHAnsi" w:cstheme="minorHAnsi"/>
          </w:rPr>
          <w:t xml:space="preserve"> exoskeleton robot</w:t>
        </w:r>
        <w:r w:rsidR="002719CB" w:rsidRPr="00E90E76">
          <w:rPr>
            <w:rFonts w:asciiTheme="minorHAnsi" w:hAnsiTheme="minorHAnsi" w:cstheme="minorHAnsi"/>
            <w:strike/>
            <w:rPrChange w:id="98" w:author="Bhuvan Dubey" w:date="2024-02-01T15:13:00Z">
              <w:rPr>
                <w:rFonts w:asciiTheme="minorHAnsi" w:hAnsiTheme="minorHAnsi" w:cstheme="minorHAnsi"/>
              </w:rPr>
            </w:rPrChange>
          </w:rPr>
          <w:t xml:space="preserve">. The robot is paired with </w:t>
        </w:r>
      </w:ins>
      <w:ins w:id="99" w:author="Tyler Cluff" w:date="2024-01-28T17:34:00Z">
        <w:r w:rsidR="002719CB" w:rsidRPr="00E90E76">
          <w:rPr>
            <w:rFonts w:asciiTheme="minorHAnsi" w:hAnsiTheme="minorHAnsi" w:cstheme="minorHAnsi"/>
            <w:strike/>
            <w:rPrChange w:id="100" w:author="Bhuvan Dubey" w:date="2024-02-01T15:13:00Z">
              <w:rPr>
                <w:rFonts w:asciiTheme="minorHAnsi" w:hAnsiTheme="minorHAnsi" w:cstheme="minorHAnsi"/>
              </w:rPr>
            </w:rPrChange>
          </w:rPr>
          <w:t>a virtual reality stand</w:t>
        </w:r>
        <w:r w:rsidR="002719CB">
          <w:rPr>
            <w:rFonts w:asciiTheme="minorHAnsi" w:hAnsiTheme="minorHAnsi" w:cstheme="minorHAnsi"/>
          </w:rPr>
          <w:t xml:space="preserve"> that enables precise control over visual stimuli </w:t>
        </w:r>
      </w:ins>
      <w:ins w:id="101" w:author="Tyler Cluff" w:date="2024-01-28T18:03:00Z">
        <w:r w:rsidR="008B7D03">
          <w:rPr>
            <w:rFonts w:asciiTheme="minorHAnsi" w:hAnsiTheme="minorHAnsi" w:cstheme="minorHAnsi"/>
          </w:rPr>
          <w:t xml:space="preserve">during </w:t>
        </w:r>
      </w:ins>
      <w:ins w:id="102" w:author="Tyler Cluff" w:date="2024-01-28T17:34:00Z">
        <w:r w:rsidR="002719CB">
          <w:rPr>
            <w:rFonts w:asciiTheme="minorHAnsi" w:hAnsiTheme="minorHAnsi" w:cstheme="minorHAnsi"/>
          </w:rPr>
          <w:t xml:space="preserve">custom motor tasks </w:t>
        </w:r>
      </w:ins>
      <w:ins w:id="103" w:author="Tyler Cluff" w:date="2024-01-28T18:03:00Z">
        <w:r w:rsidR="008B7D03">
          <w:rPr>
            <w:rFonts w:asciiTheme="minorHAnsi" w:hAnsiTheme="minorHAnsi" w:cstheme="minorHAnsi"/>
          </w:rPr>
          <w:t>performed with the</w:t>
        </w:r>
      </w:ins>
      <w:ins w:id="104" w:author="Tyler Cluff" w:date="2024-01-28T17:34:00Z">
        <w:r w:rsidR="002719CB">
          <w:rPr>
            <w:rFonts w:asciiTheme="minorHAnsi" w:hAnsiTheme="minorHAnsi" w:cstheme="minorHAnsi"/>
          </w:rPr>
          <w:t xml:space="preserve"> upper limb</w:t>
        </w:r>
      </w:ins>
      <w:ins w:id="105" w:author="Tyler Cluff" w:date="2024-01-28T18:03:00Z">
        <w:r w:rsidR="008B7D03">
          <w:rPr>
            <w:rFonts w:asciiTheme="minorHAnsi" w:hAnsiTheme="minorHAnsi" w:cstheme="minorHAnsi"/>
          </w:rPr>
          <w:t>(</w:t>
        </w:r>
      </w:ins>
      <w:ins w:id="106" w:author="Tyler Cluff" w:date="2024-01-28T17:34:00Z">
        <w:r w:rsidR="002719CB">
          <w:rPr>
            <w:rFonts w:asciiTheme="minorHAnsi" w:hAnsiTheme="minorHAnsi" w:cstheme="minorHAnsi"/>
          </w:rPr>
          <w:t>s</w:t>
        </w:r>
      </w:ins>
      <w:ins w:id="107" w:author="Tyler Cluff" w:date="2024-01-28T18:03:00Z">
        <w:r w:rsidR="008B7D03">
          <w:rPr>
            <w:rFonts w:asciiTheme="minorHAnsi" w:hAnsiTheme="minorHAnsi" w:cstheme="minorHAnsi"/>
          </w:rPr>
          <w:t>)</w:t>
        </w:r>
      </w:ins>
      <w:ins w:id="108" w:author="Tyler Cluff" w:date="2024-01-28T17:34:00Z">
        <w:r w:rsidR="002719CB">
          <w:rPr>
            <w:rFonts w:asciiTheme="minorHAnsi" w:hAnsiTheme="minorHAnsi" w:cstheme="minorHAnsi"/>
          </w:rPr>
          <w:t xml:space="preserve">. </w:t>
        </w:r>
      </w:ins>
      <w:ins w:id="109" w:author="Tyler Cluff" w:date="2024-01-28T17:35:00Z">
        <w:r w:rsidR="002719CB">
          <w:rPr>
            <w:rFonts w:asciiTheme="minorHAnsi" w:hAnsiTheme="minorHAnsi" w:cstheme="minorHAnsi"/>
          </w:rPr>
          <w:t>P</w:t>
        </w:r>
      </w:ins>
      <w:ins w:id="110" w:author="Tyler Cluff" w:date="2024-01-28T17:34:00Z">
        <w:r w:rsidR="002719CB">
          <w:rPr>
            <w:rFonts w:asciiTheme="minorHAnsi" w:hAnsiTheme="minorHAnsi" w:cstheme="minorHAnsi"/>
          </w:rPr>
          <w:t>articipants will be req</w:t>
        </w:r>
      </w:ins>
      <w:ins w:id="111" w:author="Tyler Cluff" w:date="2024-01-28T17:35:00Z">
        <w:r w:rsidR="002719CB">
          <w:rPr>
            <w:rFonts w:asciiTheme="minorHAnsi" w:hAnsiTheme="minorHAnsi" w:cstheme="minorHAnsi"/>
          </w:rPr>
          <w:t>uired to perform posture control tasks that impose different urgency</w:t>
        </w:r>
      </w:ins>
      <w:ins w:id="112" w:author="Tyler Cluff" w:date="2024-01-28T17:38:00Z">
        <w:r w:rsidR="002719CB">
          <w:rPr>
            <w:rFonts w:asciiTheme="minorHAnsi" w:hAnsiTheme="minorHAnsi" w:cstheme="minorHAnsi"/>
          </w:rPr>
          <w:t xml:space="preserve"> (high or low)</w:t>
        </w:r>
      </w:ins>
      <w:ins w:id="113" w:author="Tyler Cluff" w:date="2024-01-28T17:36:00Z">
        <w:r w:rsidR="002719CB">
          <w:rPr>
            <w:rFonts w:asciiTheme="minorHAnsi" w:hAnsiTheme="minorHAnsi" w:cstheme="minorHAnsi"/>
          </w:rPr>
          <w:t xml:space="preserve"> in responding to visual or mechanical perturbations. </w:t>
        </w:r>
      </w:ins>
      <w:del w:id="114" w:author="Tyler Cluff" w:date="2024-01-28T17:29:00Z">
        <w:r w:rsidR="000C3F4D" w:rsidRPr="0057221D" w:rsidDel="002719CB">
          <w:rPr>
            <w:rFonts w:asciiTheme="minorHAnsi" w:hAnsiTheme="minorHAnsi" w:cstheme="minorHAnsi"/>
            <w:strike/>
            <w:rPrChange w:id="115" w:author="Bhuvan Dubey" w:date="2024-02-01T15:04:00Z">
              <w:rPr>
                <w:rFonts w:asciiTheme="minorHAnsi" w:hAnsiTheme="minorHAnsi" w:cstheme="minorHAnsi"/>
              </w:rPr>
            </w:rPrChange>
          </w:rPr>
          <w:delText xml:space="preserve"> project will examine why people do not coactivate more to improve performance.</w:delText>
        </w:r>
      </w:del>
      <w:del w:id="116" w:author="Tyler Cluff" w:date="2024-01-28T17:38:00Z">
        <w:r w:rsidR="000C3F4D" w:rsidRPr="0057221D" w:rsidDel="002719CB">
          <w:rPr>
            <w:rFonts w:asciiTheme="minorHAnsi" w:hAnsiTheme="minorHAnsi" w:cstheme="minorHAnsi"/>
            <w:strike/>
            <w:rPrChange w:id="117" w:author="Bhuvan Dubey" w:date="2024-02-01T15:04:00Z">
              <w:rPr>
                <w:rFonts w:asciiTheme="minorHAnsi" w:hAnsiTheme="minorHAnsi" w:cstheme="minorHAnsi"/>
              </w:rPr>
            </w:rPrChange>
          </w:rPr>
          <w:delText xml:space="preserve"> </w:delText>
        </w:r>
      </w:del>
      <w:r w:rsidR="000C3F4D" w:rsidRPr="0057221D">
        <w:rPr>
          <w:rFonts w:asciiTheme="minorHAnsi" w:hAnsiTheme="minorHAnsi" w:cstheme="minorHAnsi"/>
          <w:strike/>
          <w:rPrChange w:id="118" w:author="Bhuvan Dubey" w:date="2024-02-01T15:04:00Z">
            <w:rPr>
              <w:rFonts w:asciiTheme="minorHAnsi" w:hAnsiTheme="minorHAnsi" w:cstheme="minorHAnsi"/>
            </w:rPr>
          </w:rPrChange>
        </w:rPr>
        <w:t xml:space="preserve">Considering that coactivation requires </w:t>
      </w:r>
      <w:del w:id="119" w:author="Tyler Cluff" w:date="2024-01-28T18:03:00Z">
        <w:r w:rsidR="000C3F4D" w:rsidRPr="0057221D" w:rsidDel="008B7D03">
          <w:rPr>
            <w:rFonts w:asciiTheme="minorHAnsi" w:hAnsiTheme="minorHAnsi" w:cstheme="minorHAnsi"/>
            <w:strike/>
            <w:rPrChange w:id="120" w:author="Bhuvan Dubey" w:date="2024-02-01T15:04:00Z">
              <w:rPr>
                <w:rFonts w:asciiTheme="minorHAnsi" w:hAnsiTheme="minorHAnsi" w:cstheme="minorHAnsi"/>
              </w:rPr>
            </w:rPrChange>
          </w:rPr>
          <w:delText>activating muscles</w:delText>
        </w:r>
      </w:del>
      <w:ins w:id="121" w:author="Tyler Cluff" w:date="2024-01-28T18:03:00Z">
        <w:r w:rsidR="008B7D03" w:rsidRPr="0057221D">
          <w:rPr>
            <w:rFonts w:asciiTheme="minorHAnsi" w:hAnsiTheme="minorHAnsi" w:cstheme="minorHAnsi"/>
            <w:strike/>
            <w:rPrChange w:id="122" w:author="Bhuvan Dubey" w:date="2024-02-01T15:04:00Z">
              <w:rPr>
                <w:rFonts w:asciiTheme="minorHAnsi" w:hAnsiTheme="minorHAnsi" w:cstheme="minorHAnsi"/>
              </w:rPr>
            </w:rPrChange>
          </w:rPr>
          <w:t>costly muscle activation</w:t>
        </w:r>
      </w:ins>
      <w:r w:rsidR="000C3F4D" w:rsidRPr="0057221D">
        <w:rPr>
          <w:rFonts w:asciiTheme="minorHAnsi" w:hAnsiTheme="minorHAnsi" w:cstheme="minorHAnsi"/>
          <w:strike/>
          <w:rPrChange w:id="123" w:author="Bhuvan Dubey" w:date="2024-02-01T15:04:00Z">
            <w:rPr>
              <w:rFonts w:asciiTheme="minorHAnsi" w:hAnsiTheme="minorHAnsi" w:cstheme="minorHAnsi"/>
            </w:rPr>
          </w:rPrChange>
        </w:rPr>
        <w:t xml:space="preserve">, </w:t>
      </w:r>
      <w:del w:id="124" w:author="Tyler Cluff" w:date="2024-01-28T18:03:00Z">
        <w:r w:rsidR="000C3F4D" w:rsidRPr="0057221D" w:rsidDel="008B7D03">
          <w:rPr>
            <w:rFonts w:asciiTheme="minorHAnsi" w:hAnsiTheme="minorHAnsi" w:cstheme="minorHAnsi"/>
            <w:strike/>
            <w:rPrChange w:id="125" w:author="Bhuvan Dubey" w:date="2024-02-01T15:04:00Z">
              <w:rPr>
                <w:rFonts w:asciiTheme="minorHAnsi" w:hAnsiTheme="minorHAnsi" w:cstheme="minorHAnsi"/>
              </w:rPr>
            </w:rPrChange>
          </w:rPr>
          <w:delText>which is costly, our</w:delText>
        </w:r>
      </w:del>
      <w:ins w:id="126" w:author="Tyler Cluff" w:date="2024-01-28T18:03:00Z">
        <w:r w:rsidR="008B7D03" w:rsidRPr="0057221D">
          <w:rPr>
            <w:rFonts w:asciiTheme="minorHAnsi" w:hAnsiTheme="minorHAnsi" w:cstheme="minorHAnsi"/>
            <w:strike/>
            <w:rPrChange w:id="127" w:author="Bhuvan Dubey" w:date="2024-02-01T15:04:00Z">
              <w:rPr>
                <w:rFonts w:asciiTheme="minorHAnsi" w:hAnsiTheme="minorHAnsi" w:cstheme="minorHAnsi"/>
              </w:rPr>
            </w:rPrChange>
          </w:rPr>
          <w:t>my</w:t>
        </w:r>
      </w:ins>
      <w:r w:rsidR="000C3F4D" w:rsidRPr="0057221D">
        <w:rPr>
          <w:rFonts w:asciiTheme="minorHAnsi" w:hAnsiTheme="minorHAnsi" w:cstheme="minorHAnsi"/>
          <w:strike/>
          <w:rPrChange w:id="128" w:author="Bhuvan Dubey" w:date="2024-02-01T15:04:00Z">
            <w:rPr>
              <w:rFonts w:asciiTheme="minorHAnsi" w:hAnsiTheme="minorHAnsi" w:cstheme="minorHAnsi"/>
            </w:rPr>
          </w:rPrChange>
        </w:rPr>
        <w:t xml:space="preserve"> study will also explore its impact on performance. </w:t>
      </w:r>
      <w:r w:rsidR="000C3F4D" w:rsidRPr="007849D1">
        <w:rPr>
          <w:rFonts w:asciiTheme="minorHAnsi" w:hAnsiTheme="minorHAnsi" w:cstheme="minorHAnsi"/>
        </w:rPr>
        <w:t>Participants are expected to choose levels of coactivation that will maximize performance and minimize cost</w:t>
      </w:r>
      <w:ins w:id="129" w:author="Tyler Cluff" w:date="2024-01-28T17:38:00Z">
        <w:r w:rsidR="003A374C">
          <w:rPr>
            <w:rFonts w:asciiTheme="minorHAnsi" w:hAnsiTheme="minorHAnsi" w:cstheme="minorHAnsi"/>
          </w:rPr>
          <w:t xml:space="preserve">, such that coactivation levels will be higher when </w:t>
        </w:r>
      </w:ins>
      <w:ins w:id="130" w:author="Tyler Cluff" w:date="2024-01-28T17:39:00Z">
        <w:r w:rsidR="003A374C">
          <w:rPr>
            <w:rFonts w:asciiTheme="minorHAnsi" w:hAnsiTheme="minorHAnsi" w:cstheme="minorHAnsi"/>
          </w:rPr>
          <w:t>successful task performance requires fast responses</w:t>
        </w:r>
      </w:ins>
      <w:r w:rsidR="000C3F4D" w:rsidRPr="007849D1">
        <w:rPr>
          <w:rFonts w:asciiTheme="minorHAnsi" w:hAnsiTheme="minorHAnsi" w:cstheme="minorHAnsi"/>
        </w:rPr>
        <w:t xml:space="preserve">. </w:t>
      </w:r>
      <w:moveFromRangeStart w:id="131" w:author="Tyler Cluff" w:date="2024-01-28T17:06:00Z" w:name="move157354007"/>
      <w:moveFrom w:id="132" w:author="Tyler Cluff" w:date="2024-01-28T17:06:00Z">
        <w:r w:rsidR="000C3F4D" w:rsidRPr="007849D1" w:rsidDel="00FE3F7C">
          <w:rPr>
            <w:rFonts w:asciiTheme="minorHAnsi" w:hAnsiTheme="minorHAnsi" w:cstheme="minorHAnsi"/>
          </w:rPr>
          <w:t xml:space="preserve">We think that there is an unrecognized role of coactivation, particularly in preparing the nervous system to generate fast and forceful responses to sensory feedback at a cost. </w:t>
        </w:r>
        <w:moveFromRangeStart w:id="133" w:author="Tyler Cluff" w:date="2024-01-28T17:06:00Z" w:name="move157354033"/>
        <w:moveFromRangeEnd w:id="131"/>
        <w:r w:rsidR="000C3F4D" w:rsidRPr="007849D1" w:rsidDel="00FE3F7C">
          <w:rPr>
            <w:rFonts w:asciiTheme="minorHAnsi" w:hAnsiTheme="minorHAnsi" w:cstheme="minorHAnsi"/>
          </w:rPr>
          <w:t xml:space="preserve">The primary objective of this project is to investigate the relationship between coactivation levels and how it serves as a mechanism to increase responsiveness to sensory feedback, thereby reducing the error. We hypothesize that people who do tasks which require more accuracy and responsiveness naturally choose a coactivation level that represents the best inherent trade-off between performance and cost. </w:t>
        </w:r>
      </w:moveFrom>
      <w:moveFromRangeEnd w:id="133"/>
      <w:r w:rsidR="000C3F4D" w:rsidRPr="007849D1">
        <w:rPr>
          <w:rFonts w:asciiTheme="minorHAnsi" w:hAnsiTheme="minorHAnsi" w:cstheme="minorHAnsi"/>
        </w:rPr>
        <w:t xml:space="preserve">The project will be conducted by placing a metabolic mask on participants and sensors on the arm to measure their blood oxygenation levels, and we will examine how controlled levels of coactivation alter the responsiveness to sensory feedback. </w:t>
      </w:r>
      <w:r w:rsidR="000C3F4D" w:rsidRPr="00E90E76">
        <w:rPr>
          <w:rFonts w:asciiTheme="minorHAnsi" w:hAnsiTheme="minorHAnsi" w:cstheme="minorHAnsi"/>
          <w:strike/>
          <w:rPrChange w:id="134" w:author="Bhuvan Dubey" w:date="2024-02-01T15:18:00Z">
            <w:rPr>
              <w:rFonts w:asciiTheme="minorHAnsi" w:hAnsiTheme="minorHAnsi" w:cstheme="minorHAnsi"/>
            </w:rPr>
          </w:rPrChange>
        </w:rPr>
        <w:t xml:space="preserve">This will allow us to test the hypothesis that coactivation increases responsiveness to sensory feedback, enabling fast and forceful </w:t>
      </w:r>
      <w:del w:id="135" w:author="Tyler Cluff" w:date="2024-01-28T18:04:00Z">
        <w:r w:rsidR="000C3F4D" w:rsidRPr="00E90E76" w:rsidDel="008B7D03">
          <w:rPr>
            <w:rFonts w:asciiTheme="minorHAnsi" w:hAnsiTheme="minorHAnsi" w:cstheme="minorHAnsi"/>
            <w:strike/>
            <w:rPrChange w:id="136" w:author="Bhuvan Dubey" w:date="2024-02-01T15:18:00Z">
              <w:rPr>
                <w:rFonts w:asciiTheme="minorHAnsi" w:hAnsiTheme="minorHAnsi" w:cstheme="minorHAnsi"/>
              </w:rPr>
            </w:rPrChange>
          </w:rPr>
          <w:delText xml:space="preserve">corrective </w:delText>
        </w:r>
      </w:del>
      <w:r w:rsidR="000C3F4D" w:rsidRPr="00E90E76">
        <w:rPr>
          <w:rFonts w:asciiTheme="minorHAnsi" w:hAnsiTheme="minorHAnsi" w:cstheme="minorHAnsi"/>
          <w:strike/>
          <w:rPrChange w:id="137" w:author="Bhuvan Dubey" w:date="2024-02-01T15:18:00Z">
            <w:rPr>
              <w:rFonts w:asciiTheme="minorHAnsi" w:hAnsiTheme="minorHAnsi" w:cstheme="minorHAnsi"/>
            </w:rPr>
          </w:rPrChange>
        </w:rPr>
        <w:t xml:space="preserve">responses </w:t>
      </w:r>
      <w:del w:id="138" w:author="Tyler Cluff" w:date="2024-01-28T18:04:00Z">
        <w:r w:rsidR="000C3F4D" w:rsidRPr="00E90E76" w:rsidDel="008B7D03">
          <w:rPr>
            <w:rFonts w:asciiTheme="minorHAnsi" w:hAnsiTheme="minorHAnsi" w:cstheme="minorHAnsi"/>
            <w:strike/>
            <w:rPrChange w:id="139" w:author="Bhuvan Dubey" w:date="2024-02-01T15:18:00Z">
              <w:rPr>
                <w:rFonts w:asciiTheme="minorHAnsi" w:hAnsiTheme="minorHAnsi" w:cstheme="minorHAnsi"/>
              </w:rPr>
            </w:rPrChange>
          </w:rPr>
          <w:delText>that minimize the effects of</w:delText>
        </w:r>
      </w:del>
      <w:ins w:id="140" w:author="Tyler Cluff" w:date="2024-01-28T18:04:00Z">
        <w:r w:rsidR="008B7D03" w:rsidRPr="00E90E76">
          <w:rPr>
            <w:rFonts w:asciiTheme="minorHAnsi" w:hAnsiTheme="minorHAnsi" w:cstheme="minorHAnsi"/>
            <w:strike/>
            <w:rPrChange w:id="141" w:author="Bhuvan Dubey" w:date="2024-02-01T15:18:00Z">
              <w:rPr>
                <w:rFonts w:asciiTheme="minorHAnsi" w:hAnsiTheme="minorHAnsi" w:cstheme="minorHAnsi"/>
              </w:rPr>
            </w:rPrChange>
          </w:rPr>
          <w:t>to</w:t>
        </w:r>
      </w:ins>
      <w:r w:rsidR="000C3F4D" w:rsidRPr="00E90E76">
        <w:rPr>
          <w:rFonts w:asciiTheme="minorHAnsi" w:hAnsiTheme="minorHAnsi" w:cstheme="minorHAnsi"/>
          <w:strike/>
          <w:rPrChange w:id="142" w:author="Bhuvan Dubey" w:date="2024-02-01T15:18:00Z">
            <w:rPr>
              <w:rFonts w:asciiTheme="minorHAnsi" w:hAnsiTheme="minorHAnsi" w:cstheme="minorHAnsi"/>
            </w:rPr>
          </w:rPrChange>
        </w:rPr>
        <w:t xml:space="preserve"> physical </w:t>
      </w:r>
      <w:ins w:id="143" w:author="Tyler Cluff" w:date="2024-01-28T17:40:00Z">
        <w:r w:rsidR="003A374C" w:rsidRPr="00E90E76">
          <w:rPr>
            <w:rFonts w:asciiTheme="minorHAnsi" w:hAnsiTheme="minorHAnsi" w:cstheme="minorHAnsi"/>
            <w:strike/>
            <w:rPrChange w:id="144" w:author="Bhuvan Dubey" w:date="2024-02-01T15:18:00Z">
              <w:rPr>
                <w:rFonts w:asciiTheme="minorHAnsi" w:hAnsiTheme="minorHAnsi" w:cstheme="minorHAnsi"/>
              </w:rPr>
            </w:rPrChange>
          </w:rPr>
          <w:t xml:space="preserve">and visual </w:t>
        </w:r>
      </w:ins>
      <w:r w:rsidR="000C3F4D" w:rsidRPr="00E90E76">
        <w:rPr>
          <w:rFonts w:asciiTheme="minorHAnsi" w:hAnsiTheme="minorHAnsi" w:cstheme="minorHAnsi"/>
          <w:strike/>
          <w:rPrChange w:id="145" w:author="Bhuvan Dubey" w:date="2024-02-01T15:18:00Z">
            <w:rPr>
              <w:rFonts w:asciiTheme="minorHAnsi" w:hAnsiTheme="minorHAnsi" w:cstheme="minorHAnsi"/>
            </w:rPr>
          </w:rPrChange>
        </w:rPr>
        <w:t>disturbances</w:t>
      </w:r>
      <w:del w:id="146" w:author="Tyler Cluff" w:date="2024-01-28T18:04:00Z">
        <w:r w:rsidR="000C3F4D" w:rsidRPr="00E90E76" w:rsidDel="008B7D03">
          <w:rPr>
            <w:rFonts w:asciiTheme="minorHAnsi" w:hAnsiTheme="minorHAnsi" w:cstheme="minorHAnsi"/>
            <w:strike/>
            <w:rPrChange w:id="147" w:author="Bhuvan Dubey" w:date="2024-02-01T15:18:00Z">
              <w:rPr>
                <w:rFonts w:asciiTheme="minorHAnsi" w:hAnsiTheme="minorHAnsi" w:cstheme="minorHAnsi"/>
              </w:rPr>
            </w:rPrChange>
          </w:rPr>
          <w:delText xml:space="preserve"> and improve performance</w:delText>
        </w:r>
      </w:del>
      <w:r w:rsidR="000C3F4D" w:rsidRPr="00E90E76">
        <w:rPr>
          <w:rFonts w:asciiTheme="minorHAnsi" w:hAnsiTheme="minorHAnsi" w:cstheme="minorHAnsi"/>
          <w:strike/>
          <w:rPrChange w:id="148" w:author="Bhuvan Dubey" w:date="2024-02-01T15:18:00Z">
            <w:rPr>
              <w:rFonts w:asciiTheme="minorHAnsi" w:hAnsiTheme="minorHAnsi" w:cstheme="minorHAnsi"/>
            </w:rPr>
          </w:rPrChange>
        </w:rPr>
        <w:t>.</w:t>
      </w:r>
    </w:p>
    <w:bookmarkEnd w:id="1"/>
    <w:p w14:paraId="6E96EF97" w14:textId="77777777" w:rsidR="004873A6" w:rsidRPr="007849D1" w:rsidRDefault="004873A6" w:rsidP="004873A6">
      <w:pPr>
        <w:jc w:val="both"/>
        <w:rPr>
          <w:rFonts w:cstheme="minorHAnsi"/>
          <w:b/>
          <w:bCs/>
          <w:sz w:val="24"/>
          <w:szCs w:val="24"/>
        </w:rPr>
      </w:pPr>
      <w:r w:rsidRPr="007849D1">
        <w:rPr>
          <w:rFonts w:cstheme="minorHAnsi"/>
          <w:b/>
          <w:bCs/>
          <w:sz w:val="24"/>
          <w:szCs w:val="24"/>
        </w:rPr>
        <w:t>Originality, Creativity and Significance: Highlight the originality, creative aspects, and significance of your research project. Be sure to describe how the research contributes to the broader scholarly field and aims to advance understanding. Please use plain language (no jargon, easy to understand) for a broad audience.</w:t>
      </w:r>
    </w:p>
    <w:p w14:paraId="3633B60A" w14:textId="521C1E5B" w:rsidR="00045C48" w:rsidRPr="007849D1" w:rsidRDefault="00045C48" w:rsidP="00045C48">
      <w:pPr>
        <w:jc w:val="both"/>
        <w:rPr>
          <w:rFonts w:cstheme="minorHAnsi"/>
          <w:sz w:val="24"/>
          <w:szCs w:val="24"/>
        </w:rPr>
      </w:pPr>
      <w:r w:rsidRPr="007849D1">
        <w:rPr>
          <w:rFonts w:cstheme="minorHAnsi"/>
          <w:sz w:val="24"/>
          <w:szCs w:val="24"/>
        </w:rPr>
        <w:lastRenderedPageBreak/>
        <w:t xml:space="preserve">Originality: Our current understanding of the relationship between coactivation, metabolic cost and performance is limited. Also, the </w:t>
      </w:r>
      <w:del w:id="149" w:author="Tyler Cluff" w:date="2024-01-28T16:57:00Z">
        <w:r w:rsidRPr="007849D1" w:rsidDel="00D67AD6">
          <w:rPr>
            <w:rFonts w:cstheme="minorHAnsi"/>
            <w:sz w:val="24"/>
            <w:szCs w:val="24"/>
          </w:rPr>
          <w:delText>idea of</w:delText>
        </w:r>
      </w:del>
      <w:ins w:id="150" w:author="Tyler Cluff" w:date="2024-01-28T16:57:00Z">
        <w:r w:rsidR="00D67AD6">
          <w:rPr>
            <w:rFonts w:cstheme="minorHAnsi"/>
            <w:sz w:val="24"/>
            <w:szCs w:val="24"/>
          </w:rPr>
          <w:t>current understanding of</w:t>
        </w:r>
      </w:ins>
      <w:r w:rsidRPr="007849D1">
        <w:rPr>
          <w:rFonts w:cstheme="minorHAnsi"/>
          <w:sz w:val="24"/>
          <w:szCs w:val="24"/>
        </w:rPr>
        <w:t xml:space="preserve"> coactivation is somewhat counterintuitive and inconsistent with knowledge from </w:t>
      </w:r>
      <w:ins w:id="151" w:author="Tyler Cluff" w:date="2024-01-28T16:55:00Z">
        <w:r w:rsidR="00D67AD6">
          <w:rPr>
            <w:rFonts w:cstheme="minorHAnsi"/>
            <w:sz w:val="24"/>
            <w:szCs w:val="24"/>
          </w:rPr>
          <w:t xml:space="preserve">sports and </w:t>
        </w:r>
      </w:ins>
      <w:r w:rsidRPr="007849D1">
        <w:rPr>
          <w:rFonts w:cstheme="minorHAnsi"/>
          <w:sz w:val="24"/>
          <w:szCs w:val="24"/>
        </w:rPr>
        <w:t xml:space="preserve">everyday life, </w:t>
      </w:r>
      <w:del w:id="152" w:author="Tyler Cluff" w:date="2024-01-28T16:54:00Z">
        <w:r w:rsidRPr="007849D1" w:rsidDel="003943E6">
          <w:rPr>
            <w:rFonts w:cstheme="minorHAnsi"/>
            <w:sz w:val="24"/>
            <w:szCs w:val="24"/>
          </w:rPr>
          <w:delText>such as activating</w:delText>
        </w:r>
      </w:del>
      <w:ins w:id="153" w:author="Tyler Cluff" w:date="2024-01-28T16:54:00Z">
        <w:r w:rsidR="003943E6">
          <w:rPr>
            <w:rFonts w:cstheme="minorHAnsi"/>
            <w:sz w:val="24"/>
            <w:szCs w:val="24"/>
          </w:rPr>
          <w:t xml:space="preserve">where humans </w:t>
        </w:r>
      </w:ins>
      <w:ins w:id="154" w:author="Tyler Cluff" w:date="2024-01-28T16:57:00Z">
        <w:r w:rsidR="00D67AD6">
          <w:rPr>
            <w:rFonts w:cstheme="minorHAnsi"/>
            <w:sz w:val="24"/>
            <w:szCs w:val="24"/>
          </w:rPr>
          <w:t>co</w:t>
        </w:r>
      </w:ins>
      <w:ins w:id="155" w:author="Tyler Cluff" w:date="2024-01-28T16:55:00Z">
        <w:r w:rsidR="00D67AD6">
          <w:rPr>
            <w:rFonts w:cstheme="minorHAnsi"/>
            <w:sz w:val="24"/>
            <w:szCs w:val="24"/>
          </w:rPr>
          <w:t>activate</w:t>
        </w:r>
      </w:ins>
      <w:r w:rsidRPr="007849D1">
        <w:rPr>
          <w:rFonts w:cstheme="minorHAnsi"/>
          <w:sz w:val="24"/>
          <w:szCs w:val="24"/>
        </w:rPr>
        <w:t xml:space="preserve"> </w:t>
      </w:r>
      <w:del w:id="156" w:author="Tyler Cluff" w:date="2024-01-28T16:57:00Z">
        <w:r w:rsidRPr="007849D1" w:rsidDel="00D67AD6">
          <w:rPr>
            <w:rFonts w:cstheme="minorHAnsi"/>
            <w:sz w:val="24"/>
            <w:szCs w:val="24"/>
          </w:rPr>
          <w:delText>agonist and antagonist</w:delText>
        </w:r>
      </w:del>
      <w:ins w:id="157" w:author="Tyler Cluff" w:date="2024-01-28T16:57:00Z">
        <w:r w:rsidR="00D67AD6">
          <w:rPr>
            <w:rFonts w:cstheme="minorHAnsi"/>
            <w:sz w:val="24"/>
            <w:szCs w:val="24"/>
          </w:rPr>
          <w:t>their</w:t>
        </w:r>
      </w:ins>
      <w:r w:rsidRPr="007849D1">
        <w:rPr>
          <w:rFonts w:cstheme="minorHAnsi"/>
          <w:sz w:val="24"/>
          <w:szCs w:val="24"/>
        </w:rPr>
        <w:t xml:space="preserve"> muscles </w:t>
      </w:r>
      <w:del w:id="158" w:author="Tyler Cluff" w:date="2024-01-28T16:55:00Z">
        <w:r w:rsidRPr="007849D1" w:rsidDel="00D67AD6">
          <w:rPr>
            <w:rFonts w:cstheme="minorHAnsi"/>
            <w:sz w:val="24"/>
            <w:szCs w:val="24"/>
          </w:rPr>
          <w:delText>before a sprint</w:delText>
        </w:r>
      </w:del>
      <w:ins w:id="159" w:author="Tyler Cluff" w:date="2024-01-28T16:55:00Z">
        <w:r w:rsidR="00D67AD6">
          <w:rPr>
            <w:rFonts w:cstheme="minorHAnsi"/>
            <w:sz w:val="24"/>
            <w:szCs w:val="24"/>
          </w:rPr>
          <w:t xml:space="preserve">in situations that </w:t>
        </w:r>
      </w:ins>
      <w:ins w:id="160" w:author="Tyler Cluff" w:date="2024-01-28T16:57:00Z">
        <w:r w:rsidR="00D67AD6">
          <w:rPr>
            <w:rFonts w:cstheme="minorHAnsi"/>
            <w:sz w:val="24"/>
            <w:szCs w:val="24"/>
          </w:rPr>
          <w:t>emphasi</w:t>
        </w:r>
      </w:ins>
      <w:ins w:id="161" w:author="Tyler Cluff" w:date="2024-01-28T16:58:00Z">
        <w:r w:rsidR="00D67AD6">
          <w:rPr>
            <w:rFonts w:cstheme="minorHAnsi"/>
            <w:sz w:val="24"/>
            <w:szCs w:val="24"/>
          </w:rPr>
          <w:t xml:space="preserve">ze </w:t>
        </w:r>
      </w:ins>
      <w:ins w:id="162" w:author="Tyler Cluff" w:date="2024-01-28T16:55:00Z">
        <w:r w:rsidR="00D67AD6">
          <w:rPr>
            <w:rFonts w:cstheme="minorHAnsi"/>
            <w:sz w:val="24"/>
            <w:szCs w:val="24"/>
          </w:rPr>
          <w:t>a need for fast responses to sensory feedback, like sprinting</w:t>
        </w:r>
      </w:ins>
      <w:r w:rsidRPr="007849D1">
        <w:rPr>
          <w:rFonts w:cstheme="minorHAnsi"/>
          <w:sz w:val="24"/>
          <w:szCs w:val="24"/>
        </w:rPr>
        <w:t xml:space="preserve">. </w:t>
      </w:r>
      <w:del w:id="163" w:author="Tyler Cluff" w:date="2024-01-28T16:55:00Z">
        <w:r w:rsidRPr="007849D1" w:rsidDel="00D67AD6">
          <w:rPr>
            <w:rFonts w:cstheme="minorHAnsi"/>
            <w:sz w:val="24"/>
            <w:szCs w:val="24"/>
          </w:rPr>
          <w:delText>Thus, this</w:delText>
        </w:r>
      </w:del>
      <w:ins w:id="164" w:author="Tyler Cluff" w:date="2024-01-28T16:55:00Z">
        <w:r w:rsidR="00D67AD6">
          <w:rPr>
            <w:rFonts w:cstheme="minorHAnsi"/>
            <w:sz w:val="24"/>
            <w:szCs w:val="24"/>
          </w:rPr>
          <w:t>The aim of this</w:t>
        </w:r>
      </w:ins>
      <w:r w:rsidRPr="007849D1">
        <w:rPr>
          <w:rFonts w:cstheme="minorHAnsi"/>
          <w:sz w:val="24"/>
          <w:szCs w:val="24"/>
        </w:rPr>
        <w:t xml:space="preserve"> project </w:t>
      </w:r>
      <w:del w:id="165" w:author="Tyler Cluff" w:date="2024-01-28T16:56:00Z">
        <w:r w:rsidRPr="007849D1" w:rsidDel="00D67AD6">
          <w:rPr>
            <w:rFonts w:cstheme="minorHAnsi"/>
            <w:sz w:val="24"/>
            <w:szCs w:val="24"/>
          </w:rPr>
          <w:delText>hopes to bring</w:delText>
        </w:r>
      </w:del>
      <w:ins w:id="166" w:author="Tyler Cluff" w:date="2024-01-28T16:56:00Z">
        <w:r w:rsidR="00D67AD6">
          <w:rPr>
            <w:rFonts w:cstheme="minorHAnsi"/>
            <w:sz w:val="24"/>
            <w:szCs w:val="24"/>
          </w:rPr>
          <w:t>is to provide</w:t>
        </w:r>
      </w:ins>
      <w:r w:rsidRPr="007849D1">
        <w:rPr>
          <w:rFonts w:cstheme="minorHAnsi"/>
          <w:sz w:val="24"/>
          <w:szCs w:val="24"/>
        </w:rPr>
        <w:t xml:space="preserve"> a new outlook </w:t>
      </w:r>
      <w:del w:id="167" w:author="Tyler Cluff" w:date="2024-01-28T16:56:00Z">
        <w:r w:rsidRPr="007849D1" w:rsidDel="00D67AD6">
          <w:rPr>
            <w:rFonts w:cstheme="minorHAnsi"/>
            <w:sz w:val="24"/>
            <w:szCs w:val="24"/>
          </w:rPr>
          <w:delText>to the understanding</w:delText>
        </w:r>
      </w:del>
      <w:ins w:id="168" w:author="Tyler Cluff" w:date="2024-01-28T16:56:00Z">
        <w:r w:rsidR="00D67AD6">
          <w:rPr>
            <w:rFonts w:cstheme="minorHAnsi"/>
            <w:sz w:val="24"/>
            <w:szCs w:val="24"/>
          </w:rPr>
          <w:t>on the role that</w:t>
        </w:r>
      </w:ins>
      <w:r w:rsidRPr="007849D1">
        <w:rPr>
          <w:rFonts w:cstheme="minorHAnsi"/>
          <w:sz w:val="24"/>
          <w:szCs w:val="24"/>
        </w:rPr>
        <w:t xml:space="preserve"> </w:t>
      </w:r>
      <w:del w:id="169" w:author="Tyler Cluff" w:date="2024-01-28T16:56:00Z">
        <w:r w:rsidRPr="007849D1" w:rsidDel="00D67AD6">
          <w:rPr>
            <w:rFonts w:cstheme="minorHAnsi"/>
            <w:sz w:val="24"/>
            <w:szCs w:val="24"/>
          </w:rPr>
          <w:delText xml:space="preserve">of </w:delText>
        </w:r>
      </w:del>
      <w:r w:rsidRPr="007849D1">
        <w:rPr>
          <w:rFonts w:cstheme="minorHAnsi"/>
          <w:sz w:val="24"/>
          <w:szCs w:val="24"/>
        </w:rPr>
        <w:t xml:space="preserve">muscle coactivation </w:t>
      </w:r>
      <w:ins w:id="170" w:author="Tyler Cluff" w:date="2024-01-28T16:56:00Z">
        <w:r w:rsidR="00D67AD6">
          <w:rPr>
            <w:rFonts w:cstheme="minorHAnsi"/>
            <w:sz w:val="24"/>
            <w:szCs w:val="24"/>
          </w:rPr>
          <w:t xml:space="preserve">plays </w:t>
        </w:r>
      </w:ins>
      <w:r w:rsidRPr="007849D1">
        <w:rPr>
          <w:rFonts w:cstheme="minorHAnsi"/>
          <w:sz w:val="24"/>
          <w:szCs w:val="24"/>
        </w:rPr>
        <w:t>in human movement.</w:t>
      </w:r>
    </w:p>
    <w:p w14:paraId="12B4D17A" w14:textId="031F5792" w:rsidR="00045C48" w:rsidRPr="007849D1" w:rsidRDefault="00045C48" w:rsidP="00045C48">
      <w:pPr>
        <w:jc w:val="both"/>
        <w:rPr>
          <w:rFonts w:cstheme="minorHAnsi"/>
          <w:sz w:val="24"/>
          <w:szCs w:val="24"/>
        </w:rPr>
      </w:pPr>
      <w:r w:rsidRPr="007849D1">
        <w:rPr>
          <w:rFonts w:cstheme="minorHAnsi"/>
          <w:sz w:val="24"/>
          <w:szCs w:val="24"/>
        </w:rPr>
        <w:t xml:space="preserve">Creativity: This project challenges the status quo </w:t>
      </w:r>
      <w:ins w:id="171" w:author="Tyler Cluff" w:date="2024-01-28T16:18:00Z">
        <w:r w:rsidR="00B34B14">
          <w:rPr>
            <w:rFonts w:cstheme="minorHAnsi"/>
            <w:sz w:val="24"/>
            <w:szCs w:val="24"/>
          </w:rPr>
          <w:t xml:space="preserve">in systems neuroscience. </w:t>
        </w:r>
      </w:ins>
      <w:del w:id="172" w:author="Tyler Cluff" w:date="2024-01-28T16:22:00Z">
        <w:r w:rsidRPr="007849D1" w:rsidDel="00AF7A04">
          <w:rPr>
            <w:rFonts w:cstheme="minorHAnsi"/>
            <w:sz w:val="24"/>
            <w:szCs w:val="24"/>
          </w:rPr>
          <w:delText xml:space="preserve">understanding </w:delText>
        </w:r>
      </w:del>
      <w:ins w:id="173" w:author="Tyler Cluff" w:date="2024-01-28T16:22:00Z">
        <w:r w:rsidR="00AF7A04">
          <w:rPr>
            <w:rFonts w:cstheme="minorHAnsi"/>
            <w:sz w:val="24"/>
            <w:szCs w:val="24"/>
          </w:rPr>
          <w:t xml:space="preserve">It will </w:t>
        </w:r>
      </w:ins>
      <w:ins w:id="174" w:author="Tyler Cluff" w:date="2024-01-28T16:29:00Z">
        <w:r w:rsidR="00AF7A04">
          <w:rPr>
            <w:rFonts w:cstheme="minorHAnsi"/>
            <w:sz w:val="24"/>
            <w:szCs w:val="24"/>
          </w:rPr>
          <w:t>test</w:t>
        </w:r>
      </w:ins>
      <w:ins w:id="175" w:author="Tyler Cluff" w:date="2024-01-28T16:23:00Z">
        <w:r w:rsidR="00AF7A04">
          <w:rPr>
            <w:rFonts w:cstheme="minorHAnsi"/>
            <w:sz w:val="24"/>
            <w:szCs w:val="24"/>
          </w:rPr>
          <w:t xml:space="preserve"> a new </w:t>
        </w:r>
      </w:ins>
      <w:ins w:id="176" w:author="Tyler Cluff" w:date="2024-01-28T16:29:00Z">
        <w:r w:rsidR="00AF7A04">
          <w:rPr>
            <w:rFonts w:cstheme="minorHAnsi"/>
            <w:sz w:val="24"/>
            <w:szCs w:val="24"/>
          </w:rPr>
          <w:t>idea about</w:t>
        </w:r>
      </w:ins>
      <w:ins w:id="177" w:author="Tyler Cluff" w:date="2024-01-28T16:22:00Z">
        <w:r w:rsidR="00AF7A04" w:rsidRPr="007849D1">
          <w:rPr>
            <w:rFonts w:cstheme="minorHAnsi"/>
            <w:sz w:val="24"/>
            <w:szCs w:val="24"/>
          </w:rPr>
          <w:t xml:space="preserve"> </w:t>
        </w:r>
      </w:ins>
      <w:del w:id="178" w:author="Tyler Cluff" w:date="2024-01-28T16:29:00Z">
        <w:r w:rsidRPr="007849D1" w:rsidDel="00AF7A04">
          <w:rPr>
            <w:rFonts w:cstheme="minorHAnsi"/>
            <w:sz w:val="24"/>
            <w:szCs w:val="24"/>
          </w:rPr>
          <w:delText xml:space="preserve">of </w:delText>
        </w:r>
      </w:del>
      <w:ins w:id="179" w:author="Tyler Cluff" w:date="2024-01-28T16:23:00Z">
        <w:r w:rsidR="00AF7A04">
          <w:rPr>
            <w:rFonts w:cstheme="minorHAnsi"/>
            <w:sz w:val="24"/>
            <w:szCs w:val="24"/>
          </w:rPr>
          <w:t xml:space="preserve">how the nervous system can leverage </w:t>
        </w:r>
      </w:ins>
      <w:del w:id="180" w:author="Tyler Cluff" w:date="2024-01-28T16:23:00Z">
        <w:r w:rsidRPr="007849D1" w:rsidDel="00AF7A04">
          <w:rPr>
            <w:rFonts w:cstheme="minorHAnsi"/>
            <w:sz w:val="24"/>
            <w:szCs w:val="24"/>
          </w:rPr>
          <w:delText>the role</w:delText>
        </w:r>
      </w:del>
      <w:ins w:id="181" w:author="Tyler Cluff" w:date="2024-01-28T16:23:00Z">
        <w:r w:rsidR="00AF7A04">
          <w:rPr>
            <w:rFonts w:cstheme="minorHAnsi"/>
            <w:sz w:val="24"/>
            <w:szCs w:val="24"/>
          </w:rPr>
          <w:t>muscle</w:t>
        </w:r>
      </w:ins>
      <w:r w:rsidRPr="007849D1">
        <w:rPr>
          <w:rFonts w:cstheme="minorHAnsi"/>
          <w:sz w:val="24"/>
          <w:szCs w:val="24"/>
        </w:rPr>
        <w:t xml:space="preserve"> coactivation </w:t>
      </w:r>
      <w:del w:id="182" w:author="Tyler Cluff" w:date="2024-01-28T16:23:00Z">
        <w:r w:rsidRPr="007849D1" w:rsidDel="00AF7A04">
          <w:rPr>
            <w:rFonts w:cstheme="minorHAnsi"/>
            <w:sz w:val="24"/>
            <w:szCs w:val="24"/>
          </w:rPr>
          <w:delText>plays, about</w:delText>
        </w:r>
      </w:del>
      <w:ins w:id="183" w:author="Tyler Cluff" w:date="2024-01-28T16:23:00Z">
        <w:r w:rsidR="00AF7A04">
          <w:rPr>
            <w:rFonts w:cstheme="minorHAnsi"/>
            <w:sz w:val="24"/>
            <w:szCs w:val="24"/>
          </w:rPr>
          <w:t>to increase its responsiveness to sensory feedback</w:t>
        </w:r>
      </w:ins>
      <w:del w:id="184" w:author="Tyler Cluff" w:date="2024-01-28T16:23:00Z">
        <w:r w:rsidRPr="007849D1" w:rsidDel="00AF7A04">
          <w:rPr>
            <w:rFonts w:cstheme="minorHAnsi"/>
            <w:sz w:val="24"/>
            <w:szCs w:val="24"/>
          </w:rPr>
          <w:delText xml:space="preserve"> how it's not just about making muscle stiff</w:delText>
        </w:r>
      </w:del>
      <w:r w:rsidRPr="007849D1">
        <w:rPr>
          <w:rFonts w:cstheme="minorHAnsi"/>
          <w:sz w:val="24"/>
          <w:szCs w:val="24"/>
        </w:rPr>
        <w:t xml:space="preserve">. </w:t>
      </w:r>
      <w:del w:id="185" w:author="Tyler Cluff" w:date="2024-01-28T16:23:00Z">
        <w:r w:rsidRPr="007849D1" w:rsidDel="00AF7A04">
          <w:rPr>
            <w:rFonts w:cstheme="minorHAnsi"/>
            <w:sz w:val="24"/>
            <w:szCs w:val="24"/>
          </w:rPr>
          <w:delText xml:space="preserve">We will begin to investigate the idea that coactivation has a bigger role in how we control movement than we have thought before. </w:delText>
        </w:r>
      </w:del>
      <w:r w:rsidRPr="007849D1">
        <w:rPr>
          <w:rFonts w:cstheme="minorHAnsi"/>
          <w:sz w:val="24"/>
          <w:szCs w:val="24"/>
        </w:rPr>
        <w:t xml:space="preserve">In addition, the exploration of coactivation </w:t>
      </w:r>
      <w:del w:id="186" w:author="Tyler Cluff" w:date="2024-01-28T16:24:00Z">
        <w:r w:rsidRPr="007849D1" w:rsidDel="00AF7A04">
          <w:rPr>
            <w:rFonts w:cstheme="minorHAnsi"/>
            <w:sz w:val="24"/>
            <w:szCs w:val="24"/>
          </w:rPr>
          <w:delText xml:space="preserve">beyond its role in stiffness, using </w:delText>
        </w:r>
      </w:del>
      <w:ins w:id="187" w:author="Tyler Cluff" w:date="2024-01-28T16:24:00Z">
        <w:r w:rsidR="00AF7A04">
          <w:rPr>
            <w:rFonts w:cstheme="minorHAnsi"/>
            <w:sz w:val="24"/>
            <w:szCs w:val="24"/>
          </w:rPr>
          <w:t xml:space="preserve">via </w:t>
        </w:r>
      </w:ins>
      <w:r w:rsidRPr="007849D1">
        <w:rPr>
          <w:rFonts w:cstheme="minorHAnsi"/>
          <w:sz w:val="24"/>
          <w:szCs w:val="24"/>
        </w:rPr>
        <w:t xml:space="preserve">metabolic </w:t>
      </w:r>
      <w:del w:id="188" w:author="Tyler Cluff" w:date="2024-01-28T16:18:00Z">
        <w:r w:rsidRPr="007849D1" w:rsidDel="00B34B14">
          <w:rPr>
            <w:rFonts w:cstheme="minorHAnsi"/>
            <w:sz w:val="24"/>
            <w:szCs w:val="24"/>
          </w:rPr>
          <w:delText xml:space="preserve">masks </w:delText>
        </w:r>
      </w:del>
      <w:ins w:id="189" w:author="Tyler Cluff" w:date="2024-01-28T16:18:00Z">
        <w:r w:rsidR="00B34B14">
          <w:rPr>
            <w:rFonts w:cstheme="minorHAnsi"/>
            <w:sz w:val="24"/>
            <w:szCs w:val="24"/>
          </w:rPr>
          <w:t>recordings, obtained via gas respirometry and</w:t>
        </w:r>
        <w:r w:rsidR="00B34B14" w:rsidRPr="007849D1">
          <w:rPr>
            <w:rFonts w:cstheme="minorHAnsi"/>
            <w:sz w:val="24"/>
            <w:szCs w:val="24"/>
          </w:rPr>
          <w:t xml:space="preserve"> </w:t>
        </w:r>
      </w:ins>
      <w:del w:id="190" w:author="Tyler Cluff" w:date="2024-01-28T16:18:00Z">
        <w:r w:rsidRPr="007849D1" w:rsidDel="00B34B14">
          <w:rPr>
            <w:rFonts w:cstheme="minorHAnsi"/>
            <w:sz w:val="24"/>
            <w:szCs w:val="24"/>
          </w:rPr>
          <w:delText xml:space="preserve">and arm sensors on participants to measure </w:delText>
        </w:r>
      </w:del>
      <w:ins w:id="191" w:author="Tyler Cluff" w:date="2024-01-28T16:18:00Z">
        <w:r w:rsidR="00B34B14">
          <w:rPr>
            <w:rFonts w:cstheme="minorHAnsi"/>
            <w:sz w:val="24"/>
            <w:szCs w:val="24"/>
          </w:rPr>
          <w:t xml:space="preserve">arterial </w:t>
        </w:r>
      </w:ins>
      <w:r w:rsidRPr="007849D1">
        <w:rPr>
          <w:rFonts w:cstheme="minorHAnsi"/>
          <w:sz w:val="24"/>
          <w:szCs w:val="24"/>
        </w:rPr>
        <w:t xml:space="preserve">blood oxygenation </w:t>
      </w:r>
      <w:del w:id="192" w:author="Tyler Cluff" w:date="2024-01-28T16:19:00Z">
        <w:r w:rsidRPr="007849D1" w:rsidDel="00B34B14">
          <w:rPr>
            <w:rFonts w:cstheme="minorHAnsi"/>
            <w:sz w:val="24"/>
            <w:szCs w:val="24"/>
          </w:rPr>
          <w:delText>levels</w:delText>
        </w:r>
      </w:del>
      <w:ins w:id="193" w:author="Tyler Cluff" w:date="2024-01-28T16:19:00Z">
        <w:r w:rsidR="00B34B14">
          <w:rPr>
            <w:rFonts w:cstheme="minorHAnsi"/>
            <w:sz w:val="24"/>
            <w:szCs w:val="24"/>
          </w:rPr>
          <w:t>(near infrared spectroscopy, NIRS)</w:t>
        </w:r>
      </w:ins>
      <w:r w:rsidRPr="007849D1">
        <w:rPr>
          <w:rFonts w:cstheme="minorHAnsi"/>
          <w:sz w:val="24"/>
          <w:szCs w:val="24"/>
        </w:rPr>
        <w:t xml:space="preserve">, will provide a creative way to understand </w:t>
      </w:r>
      <w:ins w:id="194" w:author="Tyler Cluff" w:date="2024-01-28T16:19:00Z">
        <w:r w:rsidR="00B34B14">
          <w:rPr>
            <w:rFonts w:cstheme="minorHAnsi"/>
            <w:sz w:val="24"/>
            <w:szCs w:val="24"/>
          </w:rPr>
          <w:t xml:space="preserve">how </w:t>
        </w:r>
      </w:ins>
      <w:r w:rsidRPr="007849D1">
        <w:rPr>
          <w:rFonts w:cstheme="minorHAnsi"/>
          <w:sz w:val="24"/>
          <w:szCs w:val="24"/>
        </w:rPr>
        <w:t xml:space="preserve">the metabolic cost of </w:t>
      </w:r>
      <w:ins w:id="195" w:author="Tyler Cluff" w:date="2024-01-28T16:56:00Z">
        <w:r w:rsidR="00D67AD6">
          <w:rPr>
            <w:rFonts w:cstheme="minorHAnsi"/>
            <w:sz w:val="24"/>
            <w:szCs w:val="24"/>
          </w:rPr>
          <w:t xml:space="preserve">coactivating </w:t>
        </w:r>
      </w:ins>
      <w:r w:rsidRPr="007849D1">
        <w:rPr>
          <w:rFonts w:cstheme="minorHAnsi"/>
          <w:sz w:val="24"/>
          <w:szCs w:val="24"/>
        </w:rPr>
        <w:t>muscle</w:t>
      </w:r>
      <w:ins w:id="196" w:author="Tyler Cluff" w:date="2024-01-28T16:56:00Z">
        <w:r w:rsidR="00D67AD6">
          <w:rPr>
            <w:rFonts w:cstheme="minorHAnsi"/>
            <w:sz w:val="24"/>
            <w:szCs w:val="24"/>
          </w:rPr>
          <w:t>s</w:t>
        </w:r>
      </w:ins>
      <w:ins w:id="197" w:author="Tyler Cluff" w:date="2024-01-28T16:19:00Z">
        <w:r w:rsidR="00B34B14">
          <w:rPr>
            <w:rFonts w:cstheme="minorHAnsi"/>
            <w:sz w:val="24"/>
            <w:szCs w:val="24"/>
          </w:rPr>
          <w:t xml:space="preserve"> may </w:t>
        </w:r>
      </w:ins>
      <w:ins w:id="198" w:author="Tyler Cluff" w:date="2024-01-28T16:56:00Z">
        <w:r w:rsidR="00D67AD6">
          <w:rPr>
            <w:rFonts w:cstheme="minorHAnsi"/>
            <w:sz w:val="24"/>
            <w:szCs w:val="24"/>
          </w:rPr>
          <w:t xml:space="preserve">be offset by </w:t>
        </w:r>
      </w:ins>
      <w:ins w:id="199" w:author="Tyler Cluff" w:date="2024-01-28T16:19:00Z">
        <w:r w:rsidR="00B34B14">
          <w:rPr>
            <w:rFonts w:cstheme="minorHAnsi"/>
            <w:sz w:val="24"/>
            <w:szCs w:val="24"/>
          </w:rPr>
          <w:t>performance</w:t>
        </w:r>
      </w:ins>
      <w:ins w:id="200" w:author="Tyler Cluff" w:date="2024-01-28T16:57:00Z">
        <w:r w:rsidR="00D67AD6">
          <w:rPr>
            <w:rFonts w:cstheme="minorHAnsi"/>
            <w:sz w:val="24"/>
            <w:szCs w:val="24"/>
          </w:rPr>
          <w:t xml:space="preserve"> benefits</w:t>
        </w:r>
      </w:ins>
      <w:ins w:id="201" w:author="Tyler Cluff" w:date="2024-01-28T16:19:00Z">
        <w:r w:rsidR="00B34B14">
          <w:rPr>
            <w:rFonts w:cstheme="minorHAnsi"/>
            <w:sz w:val="24"/>
            <w:szCs w:val="24"/>
          </w:rPr>
          <w:t xml:space="preserve"> </w:t>
        </w:r>
      </w:ins>
      <w:ins w:id="202" w:author="Tyler Cluff" w:date="2024-01-28T16:57:00Z">
        <w:r w:rsidR="00D67AD6">
          <w:rPr>
            <w:rFonts w:cstheme="minorHAnsi"/>
            <w:sz w:val="24"/>
            <w:szCs w:val="24"/>
          </w:rPr>
          <w:t>that</w:t>
        </w:r>
      </w:ins>
      <w:ins w:id="203" w:author="Tyler Cluff" w:date="2024-01-28T16:24:00Z">
        <w:r w:rsidR="00AF7A04">
          <w:rPr>
            <w:rFonts w:cstheme="minorHAnsi"/>
            <w:sz w:val="24"/>
            <w:szCs w:val="24"/>
          </w:rPr>
          <w:t xml:space="preserve"> shape human behaviour</w:t>
        </w:r>
      </w:ins>
      <w:del w:id="204" w:author="Tyler Cluff" w:date="2024-01-28T16:19:00Z">
        <w:r w:rsidRPr="007849D1" w:rsidDel="00B34B14">
          <w:rPr>
            <w:rFonts w:cstheme="minorHAnsi"/>
            <w:sz w:val="24"/>
            <w:szCs w:val="24"/>
          </w:rPr>
          <w:delText xml:space="preserve"> contractions</w:delText>
        </w:r>
      </w:del>
      <w:r w:rsidRPr="007849D1">
        <w:rPr>
          <w:rFonts w:cstheme="minorHAnsi"/>
          <w:sz w:val="24"/>
          <w:szCs w:val="24"/>
        </w:rPr>
        <w:t>.</w:t>
      </w:r>
    </w:p>
    <w:p w14:paraId="6039C0F1" w14:textId="0D888FBA" w:rsidR="00D66817" w:rsidRPr="007849D1" w:rsidRDefault="00045C48" w:rsidP="00045C48">
      <w:pPr>
        <w:jc w:val="both"/>
        <w:rPr>
          <w:rFonts w:cstheme="minorHAnsi"/>
          <w:sz w:val="24"/>
          <w:szCs w:val="24"/>
        </w:rPr>
      </w:pPr>
      <w:r w:rsidRPr="007849D1">
        <w:rPr>
          <w:rFonts w:cstheme="minorHAnsi"/>
          <w:sz w:val="24"/>
          <w:szCs w:val="24"/>
        </w:rPr>
        <w:t xml:space="preserve">Significance: This project </w:t>
      </w:r>
      <w:del w:id="205" w:author="Tyler Cluff" w:date="2024-01-28T16:25:00Z">
        <w:r w:rsidRPr="007849D1" w:rsidDel="00AF7A04">
          <w:rPr>
            <w:rFonts w:cstheme="minorHAnsi"/>
            <w:sz w:val="24"/>
            <w:szCs w:val="24"/>
          </w:rPr>
          <w:delText xml:space="preserve">is very significant for future development, as it </w:delText>
        </w:r>
      </w:del>
      <w:r w:rsidRPr="007849D1">
        <w:rPr>
          <w:rFonts w:cstheme="minorHAnsi"/>
          <w:sz w:val="24"/>
          <w:szCs w:val="24"/>
        </w:rPr>
        <w:t xml:space="preserve">has the potential to change conventional ideas </w:t>
      </w:r>
      <w:del w:id="206" w:author="Tyler Cluff" w:date="2024-01-28T16:25:00Z">
        <w:r w:rsidRPr="007849D1" w:rsidDel="00AF7A04">
          <w:rPr>
            <w:rFonts w:cstheme="minorHAnsi"/>
            <w:sz w:val="24"/>
            <w:szCs w:val="24"/>
          </w:rPr>
          <w:delText>of how we perceive and apply coactivation knowledge.</w:delText>
        </w:r>
      </w:del>
      <w:ins w:id="207" w:author="Tyler Cluff" w:date="2024-01-28T16:25:00Z">
        <w:r w:rsidR="00AF7A04">
          <w:rPr>
            <w:rFonts w:cstheme="minorHAnsi"/>
            <w:sz w:val="24"/>
            <w:szCs w:val="24"/>
          </w:rPr>
          <w:t>about muscle coactivation.</w:t>
        </w:r>
      </w:ins>
      <w:r w:rsidRPr="007849D1">
        <w:rPr>
          <w:rFonts w:cstheme="minorHAnsi"/>
          <w:sz w:val="24"/>
          <w:szCs w:val="24"/>
        </w:rPr>
        <w:t xml:space="preserve"> If our hypothesis is true, </w:t>
      </w:r>
      <w:del w:id="208" w:author="Tyler Cluff" w:date="2024-01-28T16:26:00Z">
        <w:r w:rsidRPr="007849D1" w:rsidDel="00AF7A04">
          <w:rPr>
            <w:rFonts w:cstheme="minorHAnsi"/>
            <w:sz w:val="24"/>
            <w:szCs w:val="24"/>
          </w:rPr>
          <w:delText>we would be able to advance the understanding of muscle coactivation</w:delText>
        </w:r>
      </w:del>
      <w:ins w:id="209" w:author="Tyler Cluff" w:date="2024-01-28T16:26:00Z">
        <w:r w:rsidR="00AF7A04">
          <w:rPr>
            <w:rFonts w:cstheme="minorHAnsi"/>
            <w:sz w:val="24"/>
            <w:szCs w:val="24"/>
          </w:rPr>
          <w:t xml:space="preserve">then </w:t>
        </w:r>
      </w:ins>
      <w:ins w:id="210" w:author="Tyler Cluff" w:date="2024-01-28T16:27:00Z">
        <w:r w:rsidR="00AF7A04">
          <w:rPr>
            <w:rFonts w:cstheme="minorHAnsi"/>
            <w:sz w:val="24"/>
            <w:szCs w:val="24"/>
          </w:rPr>
          <w:t>behavioural strategies</w:t>
        </w:r>
      </w:ins>
      <w:ins w:id="211" w:author="Tyler Cluff" w:date="2024-01-28T16:26:00Z">
        <w:r w:rsidR="00AF7A04">
          <w:rPr>
            <w:rFonts w:cstheme="minorHAnsi"/>
            <w:sz w:val="24"/>
            <w:szCs w:val="24"/>
          </w:rPr>
          <w:t xml:space="preserve"> may reflect a </w:t>
        </w:r>
        <w:proofErr w:type="spellStart"/>
        <w:r w:rsidR="00AF7A04">
          <w:rPr>
            <w:rFonts w:cstheme="minorHAnsi"/>
            <w:sz w:val="24"/>
            <w:szCs w:val="24"/>
          </w:rPr>
          <w:t>tradeoff</w:t>
        </w:r>
        <w:proofErr w:type="spellEnd"/>
        <w:r w:rsidR="00AF7A04">
          <w:rPr>
            <w:rFonts w:cstheme="minorHAnsi"/>
            <w:sz w:val="24"/>
            <w:szCs w:val="24"/>
          </w:rPr>
          <w:t xml:space="preserve"> betw</w:t>
        </w:r>
      </w:ins>
      <w:ins w:id="212" w:author="Tyler Cluff" w:date="2024-01-28T16:27:00Z">
        <w:r w:rsidR="00AF7A04">
          <w:rPr>
            <w:rFonts w:cstheme="minorHAnsi"/>
            <w:sz w:val="24"/>
            <w:szCs w:val="24"/>
          </w:rPr>
          <w:t xml:space="preserve">een the cost of muscle </w:t>
        </w:r>
      </w:ins>
      <w:ins w:id="213" w:author="Tyler Cluff" w:date="2024-01-28T16:26:00Z">
        <w:r w:rsidR="00AF7A04">
          <w:rPr>
            <w:rFonts w:cstheme="minorHAnsi"/>
            <w:sz w:val="24"/>
            <w:szCs w:val="24"/>
          </w:rPr>
          <w:t xml:space="preserve">coactivation </w:t>
        </w:r>
      </w:ins>
      <w:ins w:id="214" w:author="Tyler Cluff" w:date="2024-01-28T16:27:00Z">
        <w:r w:rsidR="00AF7A04">
          <w:rPr>
            <w:rFonts w:cstheme="minorHAnsi"/>
            <w:sz w:val="24"/>
            <w:szCs w:val="24"/>
          </w:rPr>
          <w:t>and</w:t>
        </w:r>
      </w:ins>
      <w:ins w:id="215" w:author="Tyler Cluff" w:date="2024-01-28T16:26:00Z">
        <w:r w:rsidR="00AF7A04">
          <w:rPr>
            <w:rFonts w:cstheme="minorHAnsi"/>
            <w:sz w:val="24"/>
            <w:szCs w:val="24"/>
          </w:rPr>
          <w:t xml:space="preserve"> performance</w:t>
        </w:r>
      </w:ins>
      <w:del w:id="216" w:author="Tyler Cluff" w:date="2024-01-28T16:27:00Z">
        <w:r w:rsidRPr="007849D1" w:rsidDel="00AF7A04">
          <w:rPr>
            <w:rFonts w:cstheme="minorHAnsi"/>
            <w:sz w:val="24"/>
            <w:szCs w:val="24"/>
          </w:rPr>
          <w:delText>, thereby optimizing human movement through the balance between metabolic cost, performance, and error</w:delText>
        </w:r>
      </w:del>
      <w:r w:rsidRPr="007849D1">
        <w:rPr>
          <w:rFonts w:cstheme="minorHAnsi"/>
          <w:sz w:val="24"/>
          <w:szCs w:val="24"/>
        </w:rPr>
        <w:t xml:space="preserve">. </w:t>
      </w:r>
      <w:del w:id="217" w:author="Tyler Cluff" w:date="2024-01-28T16:27:00Z">
        <w:r w:rsidRPr="007849D1" w:rsidDel="00AF7A04">
          <w:rPr>
            <w:rFonts w:cstheme="minorHAnsi"/>
            <w:sz w:val="24"/>
            <w:szCs w:val="24"/>
          </w:rPr>
          <w:delText>Since it will show that</w:delText>
        </w:r>
      </w:del>
      <w:ins w:id="218" w:author="Tyler Cluff" w:date="2024-01-28T16:27:00Z">
        <w:r w:rsidR="00AF7A04">
          <w:rPr>
            <w:rFonts w:cstheme="minorHAnsi"/>
            <w:sz w:val="24"/>
            <w:szCs w:val="24"/>
          </w:rPr>
          <w:t>Understanding how</w:t>
        </w:r>
      </w:ins>
      <w:r w:rsidRPr="007849D1">
        <w:rPr>
          <w:rFonts w:cstheme="minorHAnsi"/>
          <w:sz w:val="24"/>
          <w:szCs w:val="24"/>
        </w:rPr>
        <w:t xml:space="preserve"> individuals </w:t>
      </w:r>
      <w:del w:id="219" w:author="Tyler Cluff" w:date="2024-01-28T16:58:00Z">
        <w:r w:rsidRPr="007849D1" w:rsidDel="00D67AD6">
          <w:rPr>
            <w:rFonts w:cstheme="minorHAnsi"/>
            <w:sz w:val="24"/>
            <w:szCs w:val="24"/>
          </w:rPr>
          <w:delText xml:space="preserve">choose </w:delText>
        </w:r>
      </w:del>
      <w:del w:id="220" w:author="Tyler Cluff" w:date="2024-01-28T16:27:00Z">
        <w:r w:rsidRPr="007849D1" w:rsidDel="00AF7A04">
          <w:rPr>
            <w:rFonts w:cstheme="minorHAnsi"/>
            <w:sz w:val="24"/>
            <w:szCs w:val="24"/>
          </w:rPr>
          <w:delText>coactivation levels that represent an optimal</w:delText>
        </w:r>
      </w:del>
      <w:del w:id="221" w:author="Tyler Cluff" w:date="2024-01-28T16:58:00Z">
        <w:r w:rsidRPr="007849D1" w:rsidDel="00D67AD6">
          <w:rPr>
            <w:rFonts w:cstheme="minorHAnsi"/>
            <w:sz w:val="24"/>
            <w:szCs w:val="24"/>
          </w:rPr>
          <w:delText xml:space="preserve"> </w:delText>
        </w:r>
      </w:del>
      <w:r w:rsidRPr="007849D1">
        <w:rPr>
          <w:rFonts w:cstheme="minorHAnsi"/>
          <w:sz w:val="24"/>
          <w:szCs w:val="24"/>
        </w:rPr>
        <w:t>balance</w:t>
      </w:r>
      <w:ins w:id="222" w:author="Tyler Cluff" w:date="2024-01-28T16:27:00Z">
        <w:r w:rsidR="00AF7A04">
          <w:rPr>
            <w:rFonts w:cstheme="minorHAnsi"/>
            <w:sz w:val="24"/>
            <w:szCs w:val="24"/>
          </w:rPr>
          <w:t xml:space="preserve"> the cost of</w:t>
        </w:r>
      </w:ins>
      <w:r w:rsidRPr="007849D1">
        <w:rPr>
          <w:rFonts w:cstheme="minorHAnsi"/>
          <w:sz w:val="24"/>
          <w:szCs w:val="24"/>
        </w:rPr>
        <w:t xml:space="preserve"> </w:t>
      </w:r>
      <w:del w:id="223" w:author="Tyler Cluff" w:date="2024-01-28T16:27:00Z">
        <w:r w:rsidRPr="007849D1" w:rsidDel="00AF7A04">
          <w:rPr>
            <w:rFonts w:cstheme="minorHAnsi"/>
            <w:sz w:val="24"/>
            <w:szCs w:val="24"/>
          </w:rPr>
          <w:delText xml:space="preserve">between </w:delText>
        </w:r>
      </w:del>
      <w:r w:rsidRPr="007849D1">
        <w:rPr>
          <w:rFonts w:cstheme="minorHAnsi"/>
          <w:sz w:val="24"/>
          <w:szCs w:val="24"/>
        </w:rPr>
        <w:t xml:space="preserve">effort and </w:t>
      </w:r>
      <w:del w:id="224" w:author="Tyler Cluff" w:date="2024-01-28T16:28:00Z">
        <w:r w:rsidRPr="007849D1" w:rsidDel="00AF7A04">
          <w:rPr>
            <w:rFonts w:cstheme="minorHAnsi"/>
            <w:sz w:val="24"/>
            <w:szCs w:val="24"/>
          </w:rPr>
          <w:delText>error</w:delText>
        </w:r>
      </w:del>
      <w:ins w:id="225" w:author="Tyler Cluff" w:date="2024-01-28T16:28:00Z">
        <w:r w:rsidR="00AF7A04">
          <w:rPr>
            <w:rFonts w:cstheme="minorHAnsi"/>
            <w:sz w:val="24"/>
            <w:szCs w:val="24"/>
          </w:rPr>
          <w:t>performance</w:t>
        </w:r>
      </w:ins>
      <w:del w:id="226" w:author="Tyler Cluff" w:date="2024-01-28T16:28:00Z">
        <w:r w:rsidRPr="007849D1" w:rsidDel="00AF7A04">
          <w:rPr>
            <w:rFonts w:cstheme="minorHAnsi"/>
            <w:sz w:val="24"/>
            <w:szCs w:val="24"/>
          </w:rPr>
          <w:delText>,</w:delText>
        </w:r>
      </w:del>
      <w:r w:rsidRPr="007849D1">
        <w:rPr>
          <w:rFonts w:cstheme="minorHAnsi"/>
          <w:sz w:val="24"/>
          <w:szCs w:val="24"/>
        </w:rPr>
        <w:t xml:space="preserve"> </w:t>
      </w:r>
      <w:del w:id="227" w:author="Tyler Cluff" w:date="2024-01-28T16:28:00Z">
        <w:r w:rsidRPr="007849D1" w:rsidDel="00AF7A04">
          <w:rPr>
            <w:rFonts w:cstheme="minorHAnsi"/>
            <w:sz w:val="24"/>
            <w:szCs w:val="24"/>
          </w:rPr>
          <w:delText>it will also influence how we</w:delText>
        </w:r>
      </w:del>
      <w:ins w:id="228" w:author="Tyler Cluff" w:date="2024-01-28T16:28:00Z">
        <w:r w:rsidR="00AF7A04">
          <w:rPr>
            <w:rFonts w:cstheme="minorHAnsi"/>
            <w:sz w:val="24"/>
            <w:szCs w:val="24"/>
          </w:rPr>
          <w:t>has</w:t>
        </w:r>
      </w:ins>
      <w:r w:rsidRPr="007849D1">
        <w:rPr>
          <w:rFonts w:cstheme="minorHAnsi"/>
          <w:sz w:val="24"/>
          <w:szCs w:val="24"/>
        </w:rPr>
        <w:t xml:space="preserve"> </w:t>
      </w:r>
      <w:del w:id="229" w:author="Tyler Cluff" w:date="2024-01-28T16:28:00Z">
        <w:r w:rsidRPr="007849D1" w:rsidDel="00AF7A04">
          <w:rPr>
            <w:rFonts w:cstheme="minorHAnsi"/>
            <w:sz w:val="24"/>
            <w:szCs w:val="24"/>
          </w:rPr>
          <w:delText xml:space="preserve">approach </w:delText>
        </w:r>
      </w:del>
      <w:ins w:id="230" w:author="Tyler Cluff" w:date="2024-01-28T16:28:00Z">
        <w:r w:rsidR="00AF7A04">
          <w:rPr>
            <w:rFonts w:cstheme="minorHAnsi"/>
            <w:sz w:val="24"/>
            <w:szCs w:val="24"/>
          </w:rPr>
          <w:t>practical implications for understanding</w:t>
        </w:r>
        <w:r w:rsidR="00AF7A04" w:rsidRPr="007849D1">
          <w:rPr>
            <w:rFonts w:cstheme="minorHAnsi"/>
            <w:sz w:val="24"/>
            <w:szCs w:val="24"/>
          </w:rPr>
          <w:t xml:space="preserve"> </w:t>
        </w:r>
      </w:ins>
      <w:r w:rsidRPr="007849D1">
        <w:rPr>
          <w:rFonts w:cstheme="minorHAnsi"/>
          <w:sz w:val="24"/>
          <w:szCs w:val="24"/>
        </w:rPr>
        <w:t xml:space="preserve">movement and performance in many aspects of everyday life. This project will not only expand our understanding of human movement but also </w:t>
      </w:r>
      <w:del w:id="231" w:author="Tyler Cluff" w:date="2024-01-28T16:58:00Z">
        <w:r w:rsidRPr="007849D1" w:rsidDel="00D67AD6">
          <w:rPr>
            <w:rFonts w:cstheme="minorHAnsi"/>
            <w:sz w:val="24"/>
            <w:szCs w:val="24"/>
          </w:rPr>
          <w:delText>open the</w:delText>
        </w:r>
      </w:del>
      <w:ins w:id="232" w:author="Tyler Cluff" w:date="2024-01-28T16:58:00Z">
        <w:r w:rsidR="00D67AD6">
          <w:rPr>
            <w:rFonts w:cstheme="minorHAnsi"/>
            <w:sz w:val="24"/>
            <w:szCs w:val="24"/>
          </w:rPr>
          <w:t>broaden the</w:t>
        </w:r>
      </w:ins>
      <w:r w:rsidRPr="007849D1">
        <w:rPr>
          <w:rFonts w:cstheme="minorHAnsi"/>
          <w:sz w:val="24"/>
          <w:szCs w:val="24"/>
        </w:rPr>
        <w:t xml:space="preserve"> scope </w:t>
      </w:r>
      <w:ins w:id="233" w:author="Tyler Cluff" w:date="2024-01-28T16:58:00Z">
        <w:r w:rsidR="00D67AD6">
          <w:rPr>
            <w:rFonts w:cstheme="minorHAnsi"/>
            <w:sz w:val="24"/>
            <w:szCs w:val="24"/>
          </w:rPr>
          <w:t>of</w:t>
        </w:r>
      </w:ins>
      <w:del w:id="234" w:author="Tyler Cluff" w:date="2024-01-28T16:58:00Z">
        <w:r w:rsidRPr="007849D1" w:rsidDel="00D67AD6">
          <w:rPr>
            <w:rFonts w:cstheme="minorHAnsi"/>
            <w:sz w:val="24"/>
            <w:szCs w:val="24"/>
          </w:rPr>
          <w:delText>for</w:delText>
        </w:r>
      </w:del>
      <w:r w:rsidRPr="007849D1">
        <w:rPr>
          <w:rFonts w:cstheme="minorHAnsi"/>
          <w:sz w:val="24"/>
          <w:szCs w:val="24"/>
        </w:rPr>
        <w:t xml:space="preserve"> future research and real-life application</w:t>
      </w:r>
      <w:ins w:id="235" w:author="Tyler Cluff" w:date="2024-01-28T16:58:00Z">
        <w:r w:rsidR="00D67AD6">
          <w:rPr>
            <w:rFonts w:cstheme="minorHAnsi"/>
            <w:sz w:val="24"/>
            <w:szCs w:val="24"/>
          </w:rPr>
          <w:t>s</w:t>
        </w:r>
      </w:ins>
      <w:r w:rsidRPr="007849D1">
        <w:rPr>
          <w:rFonts w:cstheme="minorHAnsi"/>
          <w:sz w:val="24"/>
          <w:szCs w:val="24"/>
        </w:rPr>
        <w:t xml:space="preserve"> in </w:t>
      </w:r>
      <w:del w:id="236" w:author="Tyler Cluff" w:date="2024-01-28T16:59:00Z">
        <w:r w:rsidRPr="007849D1" w:rsidDel="00D67AD6">
          <w:rPr>
            <w:rFonts w:cstheme="minorHAnsi"/>
            <w:sz w:val="24"/>
            <w:szCs w:val="24"/>
          </w:rPr>
          <w:delText xml:space="preserve">fields related to </w:delText>
        </w:r>
      </w:del>
      <w:r w:rsidRPr="007849D1">
        <w:rPr>
          <w:rFonts w:cstheme="minorHAnsi"/>
          <w:sz w:val="24"/>
          <w:szCs w:val="24"/>
        </w:rPr>
        <w:t>rehabilitation and sports</w:t>
      </w:r>
      <w:ins w:id="237" w:author="Tyler Cluff" w:date="2024-01-28T16:59:00Z">
        <w:r w:rsidR="00D67AD6">
          <w:rPr>
            <w:rFonts w:cstheme="minorHAnsi"/>
            <w:sz w:val="24"/>
            <w:szCs w:val="24"/>
          </w:rPr>
          <w:t xml:space="preserve"> science</w:t>
        </w:r>
      </w:ins>
      <w:r w:rsidRPr="007849D1">
        <w:rPr>
          <w:rFonts w:cstheme="minorHAnsi"/>
          <w:sz w:val="24"/>
          <w:szCs w:val="24"/>
        </w:rPr>
        <w:t xml:space="preserve">. We are hoping to provide a new framework for understanding why the nervous system coactivates skeletal muscles, which </w:t>
      </w:r>
      <w:del w:id="238" w:author="Tyler Cluff" w:date="2024-01-28T16:59:00Z">
        <w:r w:rsidRPr="007849D1" w:rsidDel="00D67AD6">
          <w:rPr>
            <w:rFonts w:cstheme="minorHAnsi"/>
            <w:sz w:val="24"/>
            <w:szCs w:val="24"/>
          </w:rPr>
          <w:delText>can potentially</w:delText>
        </w:r>
      </w:del>
      <w:ins w:id="239" w:author="Tyler Cluff" w:date="2024-01-28T16:59:00Z">
        <w:r w:rsidR="00D67AD6">
          <w:rPr>
            <w:rFonts w:cstheme="minorHAnsi"/>
            <w:sz w:val="24"/>
            <w:szCs w:val="24"/>
          </w:rPr>
          <w:t>may</w:t>
        </w:r>
      </w:ins>
      <w:r w:rsidRPr="007849D1">
        <w:rPr>
          <w:rFonts w:cstheme="minorHAnsi"/>
          <w:sz w:val="24"/>
          <w:szCs w:val="24"/>
        </w:rPr>
        <w:t xml:space="preserve"> allow for better treatments in a clinical setting for excessive muscle tone (</w:t>
      </w:r>
      <w:del w:id="240" w:author="Tyler Cluff" w:date="2024-01-28T16:25:00Z">
        <w:r w:rsidRPr="007849D1" w:rsidDel="00AF7A04">
          <w:rPr>
            <w:rFonts w:cstheme="minorHAnsi"/>
            <w:sz w:val="24"/>
            <w:szCs w:val="24"/>
          </w:rPr>
          <w:delText>coactivation</w:delText>
        </w:r>
      </w:del>
      <w:ins w:id="241" w:author="Tyler Cluff" w:date="2024-01-28T16:25:00Z">
        <w:r w:rsidR="00AF7A04">
          <w:rPr>
            <w:rFonts w:cstheme="minorHAnsi"/>
            <w:sz w:val="24"/>
            <w:szCs w:val="24"/>
          </w:rPr>
          <w:t>muscle spasticity</w:t>
        </w:r>
      </w:ins>
      <w:r w:rsidRPr="007849D1">
        <w:rPr>
          <w:rFonts w:cstheme="minorHAnsi"/>
          <w:sz w:val="24"/>
          <w:szCs w:val="24"/>
        </w:rPr>
        <w:t>) and abnormal</w:t>
      </w:r>
      <w:ins w:id="242" w:author="Tyler Cluff" w:date="2024-01-28T16:25:00Z">
        <w:r w:rsidR="00AF7A04">
          <w:rPr>
            <w:rFonts w:cstheme="minorHAnsi"/>
            <w:sz w:val="24"/>
            <w:szCs w:val="24"/>
          </w:rPr>
          <w:t>ly</w:t>
        </w:r>
      </w:ins>
      <w:r w:rsidRPr="007849D1">
        <w:rPr>
          <w:rFonts w:cstheme="minorHAnsi"/>
          <w:sz w:val="24"/>
          <w:szCs w:val="24"/>
        </w:rPr>
        <w:t xml:space="preserve"> sensitive reactions to sensory feedback (hyperreflexia).</w:t>
      </w:r>
    </w:p>
    <w:p w14:paraId="6B0B1B45" w14:textId="77777777" w:rsidR="00395E7E" w:rsidRPr="007849D1" w:rsidRDefault="00045C48" w:rsidP="00395E7E">
      <w:pPr>
        <w:jc w:val="both"/>
        <w:rPr>
          <w:rFonts w:cstheme="minorHAnsi"/>
          <w:b/>
          <w:bCs/>
          <w:sz w:val="24"/>
          <w:szCs w:val="24"/>
        </w:rPr>
      </w:pPr>
      <w:r w:rsidRPr="007849D1">
        <w:rPr>
          <w:rFonts w:cstheme="minorHAnsi"/>
          <w:b/>
          <w:bCs/>
          <w:sz w:val="24"/>
          <w:szCs w:val="24"/>
        </w:rPr>
        <w:t>Potential Benefit: Briefly explain the potential benefit this project will provide to you.</w:t>
      </w:r>
    </w:p>
    <w:p w14:paraId="21580676" w14:textId="4DDBEC03" w:rsidR="00F67517" w:rsidRDefault="008A6640" w:rsidP="00B04E51">
      <w:pPr>
        <w:jc w:val="both"/>
        <w:rPr>
          <w:ins w:id="243" w:author="Tyler Cluff" w:date="2024-01-28T15:42:00Z"/>
          <w:rFonts w:cstheme="minorHAnsi"/>
          <w:sz w:val="24"/>
          <w:szCs w:val="24"/>
        </w:rPr>
      </w:pPr>
      <w:r w:rsidRPr="007849D1">
        <w:rPr>
          <w:rFonts w:cstheme="minorHAnsi"/>
          <w:sz w:val="24"/>
          <w:szCs w:val="24"/>
        </w:rPr>
        <w:t xml:space="preserve">As a third-year </w:t>
      </w:r>
      <w:del w:id="244" w:author="Tyler Cluff" w:date="2024-01-28T15:46:00Z">
        <w:r w:rsidRPr="007849D1" w:rsidDel="00F67517">
          <w:rPr>
            <w:rFonts w:cstheme="minorHAnsi"/>
            <w:sz w:val="24"/>
            <w:szCs w:val="24"/>
          </w:rPr>
          <w:delText xml:space="preserve">undergraduate </w:delText>
        </w:r>
      </w:del>
      <w:ins w:id="245" w:author="Tyler Cluff" w:date="2024-01-28T15:46:00Z">
        <w:r w:rsidR="00F67517">
          <w:rPr>
            <w:rFonts w:cstheme="minorHAnsi"/>
            <w:sz w:val="24"/>
            <w:szCs w:val="24"/>
          </w:rPr>
          <w:t>Kinesiology</w:t>
        </w:r>
        <w:r w:rsidR="00F67517" w:rsidRPr="007849D1">
          <w:rPr>
            <w:rFonts w:cstheme="minorHAnsi"/>
            <w:sz w:val="24"/>
            <w:szCs w:val="24"/>
          </w:rPr>
          <w:t xml:space="preserve"> </w:t>
        </w:r>
      </w:ins>
      <w:r w:rsidRPr="007849D1">
        <w:rPr>
          <w:rFonts w:cstheme="minorHAnsi"/>
          <w:sz w:val="24"/>
          <w:szCs w:val="24"/>
        </w:rPr>
        <w:t xml:space="preserve">student </w:t>
      </w:r>
      <w:del w:id="246" w:author="Tyler Cluff" w:date="2024-01-28T15:46:00Z">
        <w:r w:rsidRPr="007849D1" w:rsidDel="00F67517">
          <w:rPr>
            <w:rFonts w:cstheme="minorHAnsi"/>
            <w:sz w:val="24"/>
            <w:szCs w:val="24"/>
          </w:rPr>
          <w:delText xml:space="preserve">specializing </w:delText>
        </w:r>
      </w:del>
      <w:r w:rsidRPr="007849D1">
        <w:rPr>
          <w:rFonts w:cstheme="minorHAnsi"/>
          <w:sz w:val="24"/>
          <w:szCs w:val="24"/>
        </w:rPr>
        <w:t>in the Exercise and Health Physiology program, I see this summer research project as a</w:t>
      </w:r>
      <w:ins w:id="247" w:author="Tyler Cluff" w:date="2024-01-28T15:43:00Z">
        <w:r w:rsidR="00F67517">
          <w:rPr>
            <w:rFonts w:cstheme="minorHAnsi"/>
            <w:sz w:val="24"/>
            <w:szCs w:val="24"/>
          </w:rPr>
          <w:t>n</w:t>
        </w:r>
      </w:ins>
      <w:r w:rsidRPr="007849D1">
        <w:rPr>
          <w:rFonts w:cstheme="minorHAnsi"/>
          <w:sz w:val="24"/>
          <w:szCs w:val="24"/>
        </w:rPr>
        <w:t xml:space="preserve"> </w:t>
      </w:r>
      <w:del w:id="248" w:author="Tyler Cluff" w:date="2024-01-28T15:43:00Z">
        <w:r w:rsidRPr="007849D1" w:rsidDel="00F67517">
          <w:rPr>
            <w:rFonts w:cstheme="minorHAnsi"/>
            <w:sz w:val="24"/>
            <w:szCs w:val="24"/>
          </w:rPr>
          <w:delText xml:space="preserve">significant </w:delText>
        </w:r>
      </w:del>
      <w:ins w:id="249" w:author="Tyler Cluff" w:date="2024-01-28T15:43:00Z">
        <w:r w:rsidR="00F67517">
          <w:rPr>
            <w:rFonts w:cstheme="minorHAnsi"/>
            <w:sz w:val="24"/>
            <w:szCs w:val="24"/>
          </w:rPr>
          <w:t xml:space="preserve">important </w:t>
        </w:r>
      </w:ins>
      <w:del w:id="250" w:author="Tyler Cluff" w:date="2024-01-28T15:43:00Z">
        <w:r w:rsidRPr="007849D1" w:rsidDel="00F67517">
          <w:rPr>
            <w:rFonts w:cstheme="minorHAnsi"/>
            <w:sz w:val="24"/>
            <w:szCs w:val="24"/>
          </w:rPr>
          <w:delText>opportunity for</w:delText>
        </w:r>
      </w:del>
      <w:ins w:id="251" w:author="Tyler Cluff" w:date="2024-01-28T15:43:00Z">
        <w:r w:rsidR="00F67517">
          <w:rPr>
            <w:rFonts w:cstheme="minorHAnsi"/>
            <w:sz w:val="24"/>
            <w:szCs w:val="24"/>
          </w:rPr>
          <w:t>step in</w:t>
        </w:r>
      </w:ins>
      <w:r w:rsidRPr="007849D1">
        <w:rPr>
          <w:rFonts w:cstheme="minorHAnsi"/>
          <w:sz w:val="24"/>
          <w:szCs w:val="24"/>
        </w:rPr>
        <w:t xml:space="preserve"> achieving my </w:t>
      </w:r>
      <w:ins w:id="252" w:author="Tyler Cluff" w:date="2024-01-28T15:43:00Z">
        <w:r w:rsidR="00F67517">
          <w:rPr>
            <w:rFonts w:cstheme="minorHAnsi"/>
            <w:sz w:val="24"/>
            <w:szCs w:val="24"/>
          </w:rPr>
          <w:t xml:space="preserve">long-term </w:t>
        </w:r>
      </w:ins>
      <w:r w:rsidRPr="007849D1">
        <w:rPr>
          <w:rFonts w:cstheme="minorHAnsi"/>
          <w:sz w:val="24"/>
          <w:szCs w:val="24"/>
        </w:rPr>
        <w:t xml:space="preserve">goal of </w:t>
      </w:r>
      <w:del w:id="253" w:author="Tyler Cluff" w:date="2024-01-28T15:43:00Z">
        <w:r w:rsidRPr="007849D1" w:rsidDel="00F67517">
          <w:rPr>
            <w:rFonts w:cstheme="minorHAnsi"/>
            <w:sz w:val="24"/>
            <w:szCs w:val="24"/>
          </w:rPr>
          <w:delText>pursuing medical school with a specialization</w:delText>
        </w:r>
      </w:del>
      <w:ins w:id="254" w:author="Tyler Cluff" w:date="2024-01-28T15:43:00Z">
        <w:r w:rsidR="00F67517">
          <w:rPr>
            <w:rFonts w:cstheme="minorHAnsi"/>
            <w:sz w:val="24"/>
            <w:szCs w:val="24"/>
          </w:rPr>
          <w:t>becoming a clinician-scientist who specializes</w:t>
        </w:r>
      </w:ins>
      <w:r w:rsidRPr="007849D1">
        <w:rPr>
          <w:rFonts w:cstheme="minorHAnsi"/>
          <w:sz w:val="24"/>
          <w:szCs w:val="24"/>
        </w:rPr>
        <w:t xml:space="preserve"> in neurosurgery. I am </w:t>
      </w:r>
      <w:ins w:id="255" w:author="Tyler Cluff" w:date="2024-01-28T15:45:00Z">
        <w:r w:rsidR="00F67517">
          <w:rPr>
            <w:rFonts w:cstheme="minorHAnsi"/>
            <w:sz w:val="24"/>
            <w:szCs w:val="24"/>
          </w:rPr>
          <w:t>i</w:t>
        </w:r>
      </w:ins>
      <w:del w:id="256" w:author="Tyler Cluff" w:date="2024-01-28T15:45:00Z">
        <w:r w:rsidRPr="007849D1" w:rsidDel="00F67517">
          <w:rPr>
            <w:rFonts w:cstheme="minorHAnsi"/>
            <w:sz w:val="24"/>
            <w:szCs w:val="24"/>
          </w:rPr>
          <w:delText>mainly i</w:delText>
        </w:r>
      </w:del>
      <w:r w:rsidRPr="007849D1">
        <w:rPr>
          <w:rFonts w:cstheme="minorHAnsi"/>
          <w:sz w:val="24"/>
          <w:szCs w:val="24"/>
        </w:rPr>
        <w:t xml:space="preserve">nterested in this project because it will provide me with </w:t>
      </w:r>
      <w:del w:id="257" w:author="Tyler Cluff" w:date="2024-01-28T15:45:00Z">
        <w:r w:rsidRPr="007849D1" w:rsidDel="00F67517">
          <w:rPr>
            <w:rFonts w:cstheme="minorHAnsi"/>
            <w:sz w:val="24"/>
            <w:szCs w:val="24"/>
          </w:rPr>
          <w:delText>experience in</w:delText>
        </w:r>
      </w:del>
      <w:ins w:id="258" w:author="Tyler Cluff" w:date="2024-01-28T15:45:00Z">
        <w:r w:rsidR="00F67517">
          <w:rPr>
            <w:rFonts w:cstheme="minorHAnsi"/>
            <w:sz w:val="24"/>
            <w:szCs w:val="24"/>
          </w:rPr>
          <w:t>de</w:t>
        </w:r>
      </w:ins>
      <w:ins w:id="259" w:author="Tyler Cluff" w:date="2024-01-28T15:46:00Z">
        <w:r w:rsidR="00F67517">
          <w:rPr>
            <w:rFonts w:cstheme="minorHAnsi"/>
            <w:sz w:val="24"/>
            <w:szCs w:val="24"/>
          </w:rPr>
          <w:t>ep, experiential knowledge about</w:t>
        </w:r>
      </w:ins>
      <w:r w:rsidRPr="007849D1">
        <w:rPr>
          <w:rFonts w:cstheme="minorHAnsi"/>
          <w:sz w:val="24"/>
          <w:szCs w:val="24"/>
        </w:rPr>
        <w:t xml:space="preserve"> </w:t>
      </w:r>
      <w:del w:id="260" w:author="Tyler Cluff" w:date="2024-01-28T15:46:00Z">
        <w:r w:rsidRPr="007849D1" w:rsidDel="00F67517">
          <w:rPr>
            <w:rFonts w:cstheme="minorHAnsi"/>
            <w:sz w:val="24"/>
            <w:szCs w:val="24"/>
          </w:rPr>
          <w:delText xml:space="preserve">understanding </w:delText>
        </w:r>
      </w:del>
      <w:r w:rsidRPr="007849D1">
        <w:rPr>
          <w:rFonts w:cstheme="minorHAnsi"/>
          <w:sz w:val="24"/>
          <w:szCs w:val="24"/>
        </w:rPr>
        <w:t>the basic function of the nervous system and how muscle coactivation is involved in the neural control of movement. It will allow me to learn</w:t>
      </w:r>
      <w:ins w:id="261" w:author="Tyler Cluff" w:date="2024-01-28T15:52:00Z">
        <w:r w:rsidR="003B3C3A">
          <w:rPr>
            <w:rFonts w:cstheme="minorHAnsi"/>
            <w:sz w:val="24"/>
            <w:szCs w:val="24"/>
          </w:rPr>
          <w:t xml:space="preserve"> and f</w:t>
        </w:r>
      </w:ins>
      <w:ins w:id="262" w:author="Tyler Cluff" w:date="2024-01-28T15:53:00Z">
        <w:r w:rsidR="003B3C3A">
          <w:rPr>
            <w:rFonts w:cstheme="minorHAnsi"/>
            <w:sz w:val="24"/>
            <w:szCs w:val="24"/>
          </w:rPr>
          <w:t xml:space="preserve">urther develop core skills, </w:t>
        </w:r>
      </w:ins>
      <w:del w:id="263" w:author="Tyler Cluff" w:date="2024-01-28T15:53:00Z">
        <w:r w:rsidRPr="007849D1" w:rsidDel="003B3C3A">
          <w:rPr>
            <w:rFonts w:cstheme="minorHAnsi"/>
            <w:sz w:val="24"/>
            <w:szCs w:val="24"/>
          </w:rPr>
          <w:delText xml:space="preserve"> </w:delText>
        </w:r>
      </w:del>
      <w:del w:id="264" w:author="Tyler Cluff" w:date="2024-01-28T15:44:00Z">
        <w:r w:rsidRPr="007849D1" w:rsidDel="00F67517">
          <w:rPr>
            <w:rFonts w:cstheme="minorHAnsi"/>
            <w:sz w:val="24"/>
            <w:szCs w:val="24"/>
          </w:rPr>
          <w:delText xml:space="preserve">some </w:delText>
        </w:r>
      </w:del>
      <w:del w:id="265" w:author="Tyler Cluff" w:date="2024-01-28T15:53:00Z">
        <w:r w:rsidRPr="007849D1" w:rsidDel="003B3C3A">
          <w:rPr>
            <w:rFonts w:cstheme="minorHAnsi"/>
            <w:sz w:val="24"/>
            <w:szCs w:val="24"/>
          </w:rPr>
          <w:delText xml:space="preserve">transferrable skills, </w:delText>
        </w:r>
      </w:del>
      <w:del w:id="266" w:author="Tyler Cluff" w:date="2024-01-28T15:41:00Z">
        <w:r w:rsidRPr="007849D1" w:rsidDel="00F67517">
          <w:rPr>
            <w:rFonts w:cstheme="minorHAnsi"/>
            <w:sz w:val="24"/>
            <w:szCs w:val="24"/>
          </w:rPr>
          <w:delText>such as a</w:delText>
        </w:r>
      </w:del>
      <w:ins w:id="267" w:author="Tyler Cluff" w:date="2024-01-28T15:41:00Z">
        <w:r w:rsidR="00F67517">
          <w:rPr>
            <w:rFonts w:cstheme="minorHAnsi"/>
            <w:sz w:val="24"/>
            <w:szCs w:val="24"/>
          </w:rPr>
          <w:t>including a</w:t>
        </w:r>
      </w:ins>
      <w:r w:rsidRPr="007849D1">
        <w:rPr>
          <w:rFonts w:cstheme="minorHAnsi"/>
          <w:sz w:val="24"/>
          <w:szCs w:val="24"/>
        </w:rPr>
        <w:t xml:space="preserve"> basic understanding of the scientific method, </w:t>
      </w:r>
      <w:del w:id="268" w:author="Tyler Cluff" w:date="2024-01-28T15:41:00Z">
        <w:r w:rsidRPr="007849D1" w:rsidDel="00F67517">
          <w:rPr>
            <w:rFonts w:cstheme="minorHAnsi"/>
            <w:sz w:val="24"/>
            <w:szCs w:val="24"/>
          </w:rPr>
          <w:delText xml:space="preserve">writing, </w:delText>
        </w:r>
      </w:del>
      <w:r w:rsidRPr="007849D1">
        <w:rPr>
          <w:rFonts w:cstheme="minorHAnsi"/>
          <w:sz w:val="24"/>
          <w:szCs w:val="24"/>
        </w:rPr>
        <w:t xml:space="preserve">data analysis, </w:t>
      </w:r>
      <w:ins w:id="269" w:author="Tyler Cluff" w:date="2024-01-28T15:47:00Z">
        <w:r w:rsidR="00F67517">
          <w:rPr>
            <w:rFonts w:cstheme="minorHAnsi"/>
            <w:sz w:val="24"/>
            <w:szCs w:val="24"/>
          </w:rPr>
          <w:t>and</w:t>
        </w:r>
      </w:ins>
      <w:ins w:id="270" w:author="Tyler Cluff" w:date="2024-01-28T15:45:00Z">
        <w:r w:rsidR="00F67517">
          <w:rPr>
            <w:rFonts w:cstheme="minorHAnsi"/>
            <w:sz w:val="24"/>
            <w:szCs w:val="24"/>
          </w:rPr>
          <w:t xml:space="preserve"> </w:t>
        </w:r>
      </w:ins>
      <w:r w:rsidRPr="007849D1">
        <w:rPr>
          <w:rFonts w:cstheme="minorHAnsi"/>
          <w:sz w:val="24"/>
          <w:szCs w:val="24"/>
        </w:rPr>
        <w:t>logic and argumentation</w:t>
      </w:r>
      <w:ins w:id="271" w:author="Tyler Cluff" w:date="2024-01-28T15:45:00Z">
        <w:r w:rsidR="00F67517">
          <w:rPr>
            <w:rFonts w:cstheme="minorHAnsi"/>
            <w:sz w:val="24"/>
            <w:szCs w:val="24"/>
          </w:rPr>
          <w:t xml:space="preserve"> to communicate scientific ideas. </w:t>
        </w:r>
      </w:ins>
      <w:del w:id="272" w:author="Tyler Cluff" w:date="2024-01-28T15:47:00Z">
        <w:r w:rsidRPr="007849D1" w:rsidDel="00F67517">
          <w:rPr>
            <w:rFonts w:cstheme="minorHAnsi"/>
            <w:sz w:val="24"/>
            <w:szCs w:val="24"/>
          </w:rPr>
          <w:delText xml:space="preserve">, </w:delText>
        </w:r>
      </w:del>
      <w:ins w:id="273" w:author="Tyler Cluff" w:date="2024-01-28T15:47:00Z">
        <w:r w:rsidR="00F67517">
          <w:rPr>
            <w:rFonts w:cstheme="minorHAnsi"/>
            <w:sz w:val="24"/>
            <w:szCs w:val="24"/>
          </w:rPr>
          <w:t xml:space="preserve">These skills </w:t>
        </w:r>
      </w:ins>
      <w:ins w:id="274" w:author="Tyler Cluff" w:date="2024-01-28T15:53:00Z">
        <w:r w:rsidR="003B3C3A">
          <w:rPr>
            <w:rFonts w:cstheme="minorHAnsi"/>
            <w:sz w:val="24"/>
            <w:szCs w:val="24"/>
          </w:rPr>
          <w:t xml:space="preserve">are transferrable and </w:t>
        </w:r>
      </w:ins>
      <w:ins w:id="275" w:author="Tyler Cluff" w:date="2024-01-28T15:47:00Z">
        <w:r w:rsidR="00F67517">
          <w:rPr>
            <w:rFonts w:cstheme="minorHAnsi"/>
            <w:sz w:val="24"/>
            <w:szCs w:val="24"/>
          </w:rPr>
          <w:t>will be an asset</w:t>
        </w:r>
        <w:r w:rsidR="00F67517" w:rsidRPr="007849D1">
          <w:rPr>
            <w:rFonts w:cstheme="minorHAnsi"/>
            <w:sz w:val="24"/>
            <w:szCs w:val="24"/>
          </w:rPr>
          <w:t xml:space="preserve"> </w:t>
        </w:r>
      </w:ins>
      <w:ins w:id="276" w:author="Tyler Cluff" w:date="2024-01-28T15:53:00Z">
        <w:r w:rsidR="003B3C3A">
          <w:rPr>
            <w:rFonts w:cstheme="minorHAnsi"/>
            <w:sz w:val="24"/>
            <w:szCs w:val="24"/>
          </w:rPr>
          <w:t xml:space="preserve">in </w:t>
        </w:r>
      </w:ins>
      <w:ins w:id="277" w:author="Tyler Cluff" w:date="2024-01-28T15:47:00Z">
        <w:r w:rsidR="00F67517">
          <w:rPr>
            <w:rFonts w:cstheme="minorHAnsi"/>
            <w:sz w:val="24"/>
            <w:szCs w:val="24"/>
          </w:rPr>
          <w:t xml:space="preserve">performing </w:t>
        </w:r>
      </w:ins>
      <w:del w:id="278" w:author="Tyler Cluff" w:date="2024-01-28T15:47:00Z">
        <w:r w:rsidRPr="007849D1" w:rsidDel="00F67517">
          <w:rPr>
            <w:rFonts w:cstheme="minorHAnsi"/>
            <w:sz w:val="24"/>
            <w:szCs w:val="24"/>
          </w:rPr>
          <w:delText xml:space="preserve">which can be applied in </w:delText>
        </w:r>
      </w:del>
      <w:r w:rsidRPr="007849D1">
        <w:rPr>
          <w:rFonts w:cstheme="minorHAnsi"/>
          <w:sz w:val="24"/>
          <w:szCs w:val="24"/>
        </w:rPr>
        <w:t xml:space="preserve">research </w:t>
      </w:r>
      <w:del w:id="279" w:author="Tyler Cluff" w:date="2024-01-28T15:47:00Z">
        <w:r w:rsidRPr="007849D1" w:rsidDel="00F67517">
          <w:rPr>
            <w:rFonts w:cstheme="minorHAnsi"/>
            <w:sz w:val="24"/>
            <w:szCs w:val="24"/>
          </w:rPr>
          <w:delText>that will be part of being a</w:delText>
        </w:r>
      </w:del>
      <w:ins w:id="280" w:author="Tyler Cluff" w:date="2024-01-28T15:47:00Z">
        <w:r w:rsidR="00F67517">
          <w:rPr>
            <w:rFonts w:cstheme="minorHAnsi"/>
            <w:sz w:val="24"/>
            <w:szCs w:val="24"/>
          </w:rPr>
          <w:t>as a clinician-scien</w:t>
        </w:r>
      </w:ins>
      <w:ins w:id="281" w:author="Tyler Cluff" w:date="2024-01-28T15:48:00Z">
        <w:r w:rsidR="00F67517">
          <w:rPr>
            <w:rFonts w:cstheme="minorHAnsi"/>
            <w:sz w:val="24"/>
            <w:szCs w:val="24"/>
          </w:rPr>
          <w:t xml:space="preserve">tist who specializes in understanding how neurological injury, disorders and </w:t>
        </w:r>
      </w:ins>
      <w:ins w:id="282" w:author="Tyler Cluff" w:date="2024-01-28T16:04:00Z">
        <w:r w:rsidR="000C7F57">
          <w:rPr>
            <w:rFonts w:cstheme="minorHAnsi"/>
            <w:sz w:val="24"/>
            <w:szCs w:val="24"/>
          </w:rPr>
          <w:t>conditions</w:t>
        </w:r>
      </w:ins>
      <w:ins w:id="283" w:author="Tyler Cluff" w:date="2024-01-28T15:48:00Z">
        <w:r w:rsidR="00F67517">
          <w:rPr>
            <w:rFonts w:cstheme="minorHAnsi"/>
            <w:sz w:val="24"/>
            <w:szCs w:val="24"/>
          </w:rPr>
          <w:t xml:space="preserve"> impact the health and function of the nervous system</w:t>
        </w:r>
      </w:ins>
      <w:del w:id="284" w:author="Tyler Cluff" w:date="2024-01-28T15:48:00Z">
        <w:r w:rsidRPr="007849D1" w:rsidDel="00F67517">
          <w:rPr>
            <w:rFonts w:cstheme="minorHAnsi"/>
            <w:sz w:val="24"/>
            <w:szCs w:val="24"/>
          </w:rPr>
          <w:delText xml:space="preserve"> neurosurgeon</w:delText>
        </w:r>
      </w:del>
      <w:r w:rsidRPr="007849D1">
        <w:rPr>
          <w:rFonts w:cstheme="minorHAnsi"/>
          <w:sz w:val="24"/>
          <w:szCs w:val="24"/>
        </w:rPr>
        <w:t xml:space="preserve">. </w:t>
      </w:r>
      <w:del w:id="285" w:author="Tyler Cluff" w:date="2024-01-28T15:48:00Z">
        <w:r w:rsidRPr="007849D1" w:rsidDel="00F67517">
          <w:rPr>
            <w:rFonts w:cstheme="minorHAnsi"/>
            <w:sz w:val="24"/>
            <w:szCs w:val="24"/>
          </w:rPr>
          <w:delText xml:space="preserve">In addition, to research being an important aspect of medical school, it will provide me with an opportunity to lead my own feasible research project and gain hands-on experience in data science. </w:delText>
        </w:r>
      </w:del>
    </w:p>
    <w:p w14:paraId="6435C649" w14:textId="564C6D60" w:rsidR="003B3C3A" w:rsidRDefault="008A6640" w:rsidP="00B04E51">
      <w:pPr>
        <w:jc w:val="both"/>
        <w:rPr>
          <w:ins w:id="286" w:author="Tyler Cluff" w:date="2024-01-28T15:55:00Z"/>
          <w:rFonts w:cstheme="minorHAnsi"/>
          <w:sz w:val="24"/>
          <w:szCs w:val="24"/>
        </w:rPr>
      </w:pPr>
      <w:del w:id="287" w:author="Tyler Cluff" w:date="2024-01-28T15:48:00Z">
        <w:r w:rsidRPr="007849D1" w:rsidDel="00F67517">
          <w:rPr>
            <w:rFonts w:cstheme="minorHAnsi"/>
            <w:sz w:val="24"/>
            <w:szCs w:val="24"/>
          </w:rPr>
          <w:delText>Moreover, the</w:delText>
        </w:r>
      </w:del>
      <w:ins w:id="288" w:author="Tyler Cluff" w:date="2024-01-28T15:49:00Z">
        <w:r w:rsidR="00F67517">
          <w:rPr>
            <w:rFonts w:cstheme="minorHAnsi"/>
            <w:sz w:val="24"/>
            <w:szCs w:val="24"/>
          </w:rPr>
          <w:t>My</w:t>
        </w:r>
      </w:ins>
      <w:r w:rsidRPr="007849D1">
        <w:rPr>
          <w:rFonts w:cstheme="minorHAnsi"/>
          <w:sz w:val="24"/>
          <w:szCs w:val="24"/>
        </w:rPr>
        <w:t xml:space="preserve"> project </w:t>
      </w:r>
      <w:ins w:id="289" w:author="Tyler Cluff" w:date="2024-01-28T15:49:00Z">
        <w:r w:rsidR="00F67517">
          <w:rPr>
            <w:rFonts w:cstheme="minorHAnsi"/>
            <w:sz w:val="24"/>
            <w:szCs w:val="24"/>
          </w:rPr>
          <w:t xml:space="preserve">will also </w:t>
        </w:r>
      </w:ins>
      <w:r w:rsidRPr="007849D1">
        <w:rPr>
          <w:rFonts w:cstheme="minorHAnsi"/>
          <w:sz w:val="24"/>
          <w:szCs w:val="24"/>
        </w:rPr>
        <w:t>present</w:t>
      </w:r>
      <w:del w:id="290" w:author="Tyler Cluff" w:date="2024-01-28T15:53:00Z">
        <w:r w:rsidRPr="007849D1" w:rsidDel="003B3C3A">
          <w:rPr>
            <w:rFonts w:cstheme="minorHAnsi"/>
            <w:sz w:val="24"/>
            <w:szCs w:val="24"/>
          </w:rPr>
          <w:delText>s</w:delText>
        </w:r>
      </w:del>
      <w:r w:rsidRPr="007849D1">
        <w:rPr>
          <w:rFonts w:cstheme="minorHAnsi"/>
          <w:sz w:val="24"/>
          <w:szCs w:val="24"/>
        </w:rPr>
        <w:t xml:space="preserve"> an opportunity to participate in events like the Hotchkiss Brain Institute Summer Student Symposium</w:t>
      </w:r>
      <w:ins w:id="291" w:author="Tyler Cluff" w:date="2024-01-28T15:54:00Z">
        <w:r w:rsidR="003B3C3A">
          <w:rPr>
            <w:rFonts w:cstheme="minorHAnsi"/>
            <w:sz w:val="24"/>
            <w:szCs w:val="24"/>
          </w:rPr>
          <w:t xml:space="preserve"> (August)</w:t>
        </w:r>
      </w:ins>
      <w:r w:rsidRPr="007849D1">
        <w:rPr>
          <w:rFonts w:cstheme="minorHAnsi"/>
          <w:sz w:val="24"/>
          <w:szCs w:val="24"/>
        </w:rPr>
        <w:t xml:space="preserve"> </w:t>
      </w:r>
      <w:del w:id="292" w:author="Tyler Cluff" w:date="2024-01-28T15:53:00Z">
        <w:r w:rsidRPr="007849D1" w:rsidDel="003B3C3A">
          <w:rPr>
            <w:rFonts w:cstheme="minorHAnsi"/>
            <w:sz w:val="24"/>
            <w:szCs w:val="24"/>
          </w:rPr>
          <w:delText xml:space="preserve">in late August </w:delText>
        </w:r>
      </w:del>
      <w:r w:rsidRPr="007849D1">
        <w:rPr>
          <w:rFonts w:cstheme="minorHAnsi"/>
          <w:sz w:val="24"/>
          <w:szCs w:val="24"/>
        </w:rPr>
        <w:t xml:space="preserve">and </w:t>
      </w:r>
      <w:del w:id="293" w:author="Tyler Cluff" w:date="2024-01-28T15:53:00Z">
        <w:r w:rsidRPr="007849D1" w:rsidDel="003B3C3A">
          <w:rPr>
            <w:rFonts w:cstheme="minorHAnsi"/>
            <w:sz w:val="24"/>
            <w:szCs w:val="24"/>
          </w:rPr>
          <w:delText xml:space="preserve">the </w:delText>
        </w:r>
      </w:del>
      <w:r w:rsidRPr="007849D1">
        <w:rPr>
          <w:rFonts w:cstheme="minorHAnsi"/>
          <w:sz w:val="24"/>
          <w:szCs w:val="24"/>
        </w:rPr>
        <w:t>Student Union Undergraduate Research Symposium</w:t>
      </w:r>
      <w:ins w:id="294" w:author="Tyler Cluff" w:date="2024-01-28T15:54:00Z">
        <w:r w:rsidR="003B3C3A">
          <w:rPr>
            <w:rFonts w:cstheme="minorHAnsi"/>
            <w:sz w:val="24"/>
            <w:szCs w:val="24"/>
          </w:rPr>
          <w:t xml:space="preserve"> (November)</w:t>
        </w:r>
      </w:ins>
      <w:del w:id="295" w:author="Tyler Cluff" w:date="2024-01-28T15:54:00Z">
        <w:r w:rsidRPr="007849D1" w:rsidDel="003B3C3A">
          <w:rPr>
            <w:rFonts w:cstheme="minorHAnsi"/>
            <w:sz w:val="24"/>
            <w:szCs w:val="24"/>
          </w:rPr>
          <w:delText xml:space="preserve"> in November</w:delText>
        </w:r>
      </w:del>
      <w:r w:rsidRPr="007849D1">
        <w:rPr>
          <w:rFonts w:cstheme="minorHAnsi"/>
          <w:sz w:val="24"/>
          <w:szCs w:val="24"/>
        </w:rPr>
        <w:t>. Th</w:t>
      </w:r>
      <w:ins w:id="296" w:author="Tyler Cluff" w:date="2024-01-28T15:54:00Z">
        <w:r w:rsidR="003B3C3A">
          <w:rPr>
            <w:rFonts w:cstheme="minorHAnsi"/>
            <w:sz w:val="24"/>
            <w:szCs w:val="24"/>
          </w:rPr>
          <w:t>ese opportunities</w:t>
        </w:r>
      </w:ins>
      <w:del w:id="297" w:author="Tyler Cluff" w:date="2024-01-28T15:54:00Z">
        <w:r w:rsidRPr="007849D1" w:rsidDel="003B3C3A">
          <w:rPr>
            <w:rFonts w:cstheme="minorHAnsi"/>
            <w:sz w:val="24"/>
            <w:szCs w:val="24"/>
          </w:rPr>
          <w:delText>is</w:delText>
        </w:r>
      </w:del>
      <w:r w:rsidRPr="007849D1">
        <w:rPr>
          <w:rFonts w:cstheme="minorHAnsi"/>
          <w:sz w:val="24"/>
          <w:szCs w:val="24"/>
        </w:rPr>
        <w:t xml:space="preserve"> will</w:t>
      </w:r>
      <w:ins w:id="298" w:author="Tyler Cluff" w:date="2024-01-28T15:54:00Z">
        <w:r w:rsidR="003B3C3A">
          <w:rPr>
            <w:rFonts w:cstheme="minorHAnsi"/>
            <w:sz w:val="24"/>
            <w:szCs w:val="24"/>
          </w:rPr>
          <w:t xml:space="preserve"> allow me to hone</w:t>
        </w:r>
      </w:ins>
      <w:r w:rsidRPr="007849D1">
        <w:rPr>
          <w:rFonts w:cstheme="minorHAnsi"/>
          <w:sz w:val="24"/>
          <w:szCs w:val="24"/>
        </w:rPr>
        <w:t xml:space="preserve"> </w:t>
      </w:r>
      <w:del w:id="299" w:author="Tyler Cluff" w:date="2024-01-28T15:54:00Z">
        <w:r w:rsidRPr="007849D1" w:rsidDel="003B3C3A">
          <w:rPr>
            <w:rFonts w:cstheme="minorHAnsi"/>
            <w:sz w:val="24"/>
            <w:szCs w:val="24"/>
          </w:rPr>
          <w:delText xml:space="preserve">develop my </w:delText>
        </w:r>
      </w:del>
      <w:ins w:id="300" w:author="Tyler Cluff" w:date="2024-01-28T15:54:00Z">
        <w:r w:rsidR="003B3C3A">
          <w:rPr>
            <w:rFonts w:cstheme="minorHAnsi"/>
            <w:sz w:val="24"/>
            <w:szCs w:val="24"/>
          </w:rPr>
          <w:t xml:space="preserve">skills in communicating scientific ideas, </w:t>
        </w:r>
      </w:ins>
      <w:del w:id="301" w:author="Tyler Cluff" w:date="2024-01-28T15:54:00Z">
        <w:r w:rsidRPr="007849D1" w:rsidDel="003B3C3A">
          <w:rPr>
            <w:rFonts w:cstheme="minorHAnsi"/>
            <w:sz w:val="24"/>
            <w:szCs w:val="24"/>
          </w:rPr>
          <w:delText>scientific communication skills, both in terms of writing my own scientific manuscript</w:delText>
        </w:r>
      </w:del>
      <w:ins w:id="302" w:author="Tyler Cluff" w:date="2024-01-28T15:54:00Z">
        <w:r w:rsidR="003B3C3A">
          <w:rPr>
            <w:rFonts w:cstheme="minorHAnsi"/>
            <w:sz w:val="24"/>
            <w:szCs w:val="24"/>
          </w:rPr>
          <w:t>both in written</w:t>
        </w:r>
      </w:ins>
      <w:ins w:id="303" w:author="Tyler Cluff" w:date="2024-01-28T15:55:00Z">
        <w:r w:rsidR="003B3C3A">
          <w:rPr>
            <w:rFonts w:cstheme="minorHAnsi"/>
            <w:sz w:val="24"/>
            <w:szCs w:val="24"/>
          </w:rPr>
          <w:t xml:space="preserve"> (abstract)</w:t>
        </w:r>
      </w:ins>
      <w:ins w:id="304" w:author="Tyler Cluff" w:date="2024-01-28T15:54:00Z">
        <w:r w:rsidR="003B3C3A">
          <w:rPr>
            <w:rFonts w:cstheme="minorHAnsi"/>
            <w:sz w:val="24"/>
            <w:szCs w:val="24"/>
          </w:rPr>
          <w:t xml:space="preserve"> and verbal form (p</w:t>
        </w:r>
      </w:ins>
      <w:ins w:id="305" w:author="Tyler Cluff" w:date="2024-01-28T15:55:00Z">
        <w:r w:rsidR="003B3C3A">
          <w:rPr>
            <w:rFonts w:cstheme="minorHAnsi"/>
            <w:sz w:val="24"/>
            <w:szCs w:val="24"/>
          </w:rPr>
          <w:t>oster or podium presentation).</w:t>
        </w:r>
      </w:ins>
      <w:r w:rsidRPr="007849D1">
        <w:rPr>
          <w:rFonts w:cstheme="minorHAnsi"/>
          <w:sz w:val="24"/>
          <w:szCs w:val="24"/>
        </w:rPr>
        <w:t xml:space="preserve"> </w:t>
      </w:r>
      <w:del w:id="306" w:author="Tyler Cluff" w:date="2024-01-28T15:55:00Z">
        <w:r w:rsidRPr="007849D1" w:rsidDel="003B3C3A">
          <w:rPr>
            <w:rFonts w:cstheme="minorHAnsi"/>
            <w:sz w:val="24"/>
            <w:szCs w:val="24"/>
          </w:rPr>
          <w:delText xml:space="preserve">and presenting my work. </w:delText>
        </w:r>
      </w:del>
      <w:r w:rsidRPr="007849D1">
        <w:rPr>
          <w:rFonts w:cstheme="minorHAnsi"/>
          <w:sz w:val="24"/>
          <w:szCs w:val="24"/>
        </w:rPr>
        <w:t xml:space="preserve">It will </w:t>
      </w:r>
      <w:r w:rsidRPr="007849D1">
        <w:rPr>
          <w:rFonts w:cstheme="minorHAnsi"/>
          <w:sz w:val="24"/>
          <w:szCs w:val="24"/>
        </w:rPr>
        <w:lastRenderedPageBreak/>
        <w:t>also allow me to receive feedback from other</w:t>
      </w:r>
      <w:ins w:id="307" w:author="Tyler Cluff" w:date="2024-01-28T15:55:00Z">
        <w:r w:rsidR="003B3C3A">
          <w:rPr>
            <w:rFonts w:cstheme="minorHAnsi"/>
            <w:sz w:val="24"/>
            <w:szCs w:val="24"/>
          </w:rPr>
          <w:t xml:space="preserve"> experts in movement neuroscience</w:t>
        </w:r>
      </w:ins>
      <w:del w:id="308" w:author="Tyler Cluff" w:date="2024-01-28T15:55:00Z">
        <w:r w:rsidRPr="007849D1" w:rsidDel="003B3C3A">
          <w:rPr>
            <w:rFonts w:cstheme="minorHAnsi"/>
            <w:sz w:val="24"/>
            <w:szCs w:val="24"/>
          </w:rPr>
          <w:delText>s</w:delText>
        </w:r>
      </w:del>
      <w:r w:rsidRPr="007849D1">
        <w:rPr>
          <w:rFonts w:cstheme="minorHAnsi"/>
          <w:sz w:val="24"/>
          <w:szCs w:val="24"/>
        </w:rPr>
        <w:t xml:space="preserve"> and grow my scientific network</w:t>
      </w:r>
      <w:ins w:id="309" w:author="Tyler Cluff" w:date="2024-01-28T16:15:00Z">
        <w:r w:rsidR="00FA23F8">
          <w:rPr>
            <w:rFonts w:cstheme="minorHAnsi"/>
            <w:sz w:val="24"/>
            <w:szCs w:val="24"/>
          </w:rPr>
          <w:t xml:space="preserve"> at the University of Calgary</w:t>
        </w:r>
      </w:ins>
      <w:r w:rsidRPr="007849D1">
        <w:rPr>
          <w:rFonts w:cstheme="minorHAnsi"/>
          <w:sz w:val="24"/>
          <w:szCs w:val="24"/>
        </w:rPr>
        <w:t xml:space="preserve">. </w:t>
      </w:r>
    </w:p>
    <w:p w14:paraId="33228BAB" w14:textId="33DBE99E" w:rsidR="00045C48" w:rsidRPr="007849D1" w:rsidRDefault="008A6640" w:rsidP="00B04E51">
      <w:pPr>
        <w:jc w:val="both"/>
        <w:rPr>
          <w:rFonts w:cstheme="minorHAnsi"/>
          <w:sz w:val="24"/>
          <w:szCs w:val="24"/>
        </w:rPr>
      </w:pPr>
      <w:r w:rsidRPr="007849D1">
        <w:rPr>
          <w:rFonts w:cstheme="minorHAnsi"/>
          <w:sz w:val="24"/>
          <w:szCs w:val="24"/>
        </w:rPr>
        <w:t>Leading my research project will sharpen my ability to think creatively outside the classroom</w:t>
      </w:r>
      <w:ins w:id="310" w:author="Tyler Cluff" w:date="2024-01-28T16:15:00Z">
        <w:r w:rsidR="00FA23F8">
          <w:rPr>
            <w:rFonts w:cstheme="minorHAnsi"/>
            <w:sz w:val="24"/>
            <w:szCs w:val="24"/>
          </w:rPr>
          <w:t xml:space="preserve"> and provide an opportunity for experiential learning </w:t>
        </w:r>
      </w:ins>
      <w:del w:id="311" w:author="Tyler Cluff" w:date="2024-01-28T16:15:00Z">
        <w:r w:rsidRPr="007849D1" w:rsidDel="00FA23F8">
          <w:rPr>
            <w:rFonts w:cstheme="minorHAnsi"/>
            <w:sz w:val="24"/>
            <w:szCs w:val="24"/>
          </w:rPr>
          <w:delText>, offering a different learning experience beyond the academic setting</w:delText>
        </w:r>
      </w:del>
      <w:ins w:id="312" w:author="Tyler Cluff" w:date="2024-01-28T16:15:00Z">
        <w:r w:rsidR="00FA23F8">
          <w:rPr>
            <w:rFonts w:cstheme="minorHAnsi"/>
            <w:sz w:val="24"/>
            <w:szCs w:val="24"/>
          </w:rPr>
          <w:t>that cannot be attained in a classroom setting</w:t>
        </w:r>
      </w:ins>
      <w:r w:rsidRPr="007849D1">
        <w:rPr>
          <w:rFonts w:cstheme="minorHAnsi"/>
          <w:sz w:val="24"/>
          <w:szCs w:val="24"/>
        </w:rPr>
        <w:t xml:space="preserve">. Being a summer researcher will </w:t>
      </w:r>
      <w:ins w:id="313" w:author="Tyler Cluff" w:date="2024-01-28T16:05:00Z">
        <w:r w:rsidR="000C7F57">
          <w:rPr>
            <w:rFonts w:cstheme="minorHAnsi"/>
            <w:sz w:val="24"/>
            <w:szCs w:val="24"/>
          </w:rPr>
          <w:t xml:space="preserve">allow me to </w:t>
        </w:r>
      </w:ins>
      <w:r w:rsidRPr="007849D1">
        <w:rPr>
          <w:rFonts w:cstheme="minorHAnsi"/>
          <w:sz w:val="24"/>
          <w:szCs w:val="24"/>
        </w:rPr>
        <w:t xml:space="preserve">sharpen my </w:t>
      </w:r>
      <w:ins w:id="314" w:author="Tyler Cluff" w:date="2024-01-28T16:05:00Z">
        <w:r w:rsidR="000C7F57">
          <w:rPr>
            <w:rFonts w:cstheme="minorHAnsi"/>
            <w:sz w:val="24"/>
            <w:szCs w:val="24"/>
          </w:rPr>
          <w:t xml:space="preserve">research </w:t>
        </w:r>
      </w:ins>
      <w:r w:rsidRPr="007849D1">
        <w:rPr>
          <w:rFonts w:cstheme="minorHAnsi"/>
          <w:sz w:val="24"/>
          <w:szCs w:val="24"/>
        </w:rPr>
        <w:t>skills, explore my interests,</w:t>
      </w:r>
      <w:ins w:id="315" w:author="Tyler Cluff" w:date="2024-01-28T16:05:00Z">
        <w:r w:rsidR="000C7F57">
          <w:rPr>
            <w:rFonts w:cstheme="minorHAnsi"/>
            <w:sz w:val="24"/>
            <w:szCs w:val="24"/>
          </w:rPr>
          <w:t xml:space="preserve"> and</w:t>
        </w:r>
      </w:ins>
      <w:r w:rsidRPr="007849D1">
        <w:rPr>
          <w:rFonts w:cstheme="minorHAnsi"/>
          <w:sz w:val="24"/>
          <w:szCs w:val="24"/>
        </w:rPr>
        <w:t xml:space="preserve"> enhance my ability to think critically</w:t>
      </w:r>
      <w:del w:id="316" w:author="Tyler Cluff" w:date="2024-01-28T16:05:00Z">
        <w:r w:rsidRPr="007849D1" w:rsidDel="000C7F57">
          <w:rPr>
            <w:rFonts w:cstheme="minorHAnsi"/>
            <w:sz w:val="24"/>
            <w:szCs w:val="24"/>
          </w:rPr>
          <w:delText>, and contribute meaningfully</w:delText>
        </w:r>
      </w:del>
      <w:ins w:id="317" w:author="Tyler Cluff" w:date="2024-01-28T16:05:00Z">
        <w:r w:rsidR="000C7F57">
          <w:rPr>
            <w:rFonts w:cstheme="minorHAnsi"/>
            <w:sz w:val="24"/>
            <w:szCs w:val="24"/>
          </w:rPr>
          <w:t xml:space="preserve"> while </w:t>
        </w:r>
      </w:ins>
      <w:ins w:id="318" w:author="Tyler Cluff" w:date="2024-01-28T16:06:00Z">
        <w:r w:rsidR="000C7F57">
          <w:rPr>
            <w:rFonts w:cstheme="minorHAnsi"/>
            <w:sz w:val="24"/>
            <w:szCs w:val="24"/>
          </w:rPr>
          <w:t>contributing</w:t>
        </w:r>
      </w:ins>
      <w:r w:rsidRPr="007849D1">
        <w:rPr>
          <w:rFonts w:cstheme="minorHAnsi"/>
          <w:sz w:val="24"/>
          <w:szCs w:val="24"/>
        </w:rPr>
        <w:t xml:space="preserve"> to the field of neuroscience. </w:t>
      </w:r>
      <w:del w:id="319" w:author="Tyler Cluff" w:date="2024-01-28T16:05:00Z">
        <w:r w:rsidRPr="007849D1" w:rsidDel="000C7F57">
          <w:rPr>
            <w:rFonts w:cstheme="minorHAnsi"/>
            <w:sz w:val="24"/>
            <w:szCs w:val="24"/>
          </w:rPr>
          <w:delText xml:space="preserve">It will also provide some crucial attributes for success in both research and medical school. </w:delText>
        </w:r>
      </w:del>
      <w:r w:rsidRPr="007849D1">
        <w:rPr>
          <w:rFonts w:cstheme="minorHAnsi"/>
          <w:sz w:val="24"/>
          <w:szCs w:val="24"/>
        </w:rPr>
        <w:t xml:space="preserve">In conclusion, this summer research project aligns perfectly with my passion for </w:t>
      </w:r>
      <w:del w:id="320" w:author="Tyler Cluff" w:date="2024-01-28T15:59:00Z">
        <w:r w:rsidRPr="007849D1" w:rsidDel="000C7F57">
          <w:rPr>
            <w:rFonts w:cstheme="minorHAnsi"/>
            <w:sz w:val="24"/>
            <w:szCs w:val="24"/>
          </w:rPr>
          <w:delText xml:space="preserve">neurosurgery </w:delText>
        </w:r>
      </w:del>
      <w:ins w:id="321" w:author="Tyler Cluff" w:date="2024-01-28T15:59:00Z">
        <w:r w:rsidR="000C7F57">
          <w:rPr>
            <w:rFonts w:cstheme="minorHAnsi"/>
            <w:sz w:val="24"/>
            <w:szCs w:val="24"/>
          </w:rPr>
          <w:t>basic and applied aspects of neuroscience research,</w:t>
        </w:r>
        <w:r w:rsidR="000C7F57" w:rsidRPr="007849D1">
          <w:rPr>
            <w:rFonts w:cstheme="minorHAnsi"/>
            <w:sz w:val="24"/>
            <w:szCs w:val="24"/>
          </w:rPr>
          <w:t xml:space="preserve"> </w:t>
        </w:r>
      </w:ins>
      <w:del w:id="322" w:author="Tyler Cluff" w:date="2024-01-28T15:59:00Z">
        <w:r w:rsidRPr="007849D1" w:rsidDel="000C7F57">
          <w:rPr>
            <w:rFonts w:cstheme="minorHAnsi"/>
            <w:sz w:val="24"/>
            <w:szCs w:val="24"/>
          </w:rPr>
          <w:delText xml:space="preserve">and </w:delText>
        </w:r>
      </w:del>
      <w:ins w:id="323" w:author="Tyler Cluff" w:date="2024-01-28T15:59:00Z">
        <w:r w:rsidR="000C7F57">
          <w:rPr>
            <w:rFonts w:cstheme="minorHAnsi"/>
            <w:sz w:val="24"/>
            <w:szCs w:val="24"/>
          </w:rPr>
          <w:t>while</w:t>
        </w:r>
        <w:r w:rsidR="000C7F57" w:rsidRPr="007849D1">
          <w:rPr>
            <w:rFonts w:cstheme="minorHAnsi"/>
            <w:sz w:val="24"/>
            <w:szCs w:val="24"/>
          </w:rPr>
          <w:t xml:space="preserve"> </w:t>
        </w:r>
      </w:ins>
      <w:r w:rsidRPr="007849D1">
        <w:rPr>
          <w:rFonts w:cstheme="minorHAnsi"/>
          <w:sz w:val="24"/>
          <w:szCs w:val="24"/>
        </w:rPr>
        <w:t>provid</w:t>
      </w:r>
      <w:ins w:id="324" w:author="Tyler Cluff" w:date="2024-01-28T15:59:00Z">
        <w:r w:rsidR="000C7F57">
          <w:rPr>
            <w:rFonts w:cstheme="minorHAnsi"/>
            <w:sz w:val="24"/>
            <w:szCs w:val="24"/>
          </w:rPr>
          <w:t>ing</w:t>
        </w:r>
      </w:ins>
      <w:del w:id="325" w:author="Tyler Cluff" w:date="2024-01-28T15:59:00Z">
        <w:r w:rsidRPr="007849D1" w:rsidDel="000C7F57">
          <w:rPr>
            <w:rFonts w:cstheme="minorHAnsi"/>
            <w:sz w:val="24"/>
            <w:szCs w:val="24"/>
          </w:rPr>
          <w:delText>es</w:delText>
        </w:r>
      </w:del>
      <w:r w:rsidRPr="007849D1">
        <w:rPr>
          <w:rFonts w:cstheme="minorHAnsi"/>
          <w:sz w:val="24"/>
          <w:szCs w:val="24"/>
        </w:rPr>
        <w:t xml:space="preserve"> </w:t>
      </w:r>
      <w:del w:id="326" w:author="Tyler Cluff" w:date="2024-01-28T15:59:00Z">
        <w:r w:rsidRPr="007849D1" w:rsidDel="000C7F57">
          <w:rPr>
            <w:rFonts w:cstheme="minorHAnsi"/>
            <w:sz w:val="24"/>
            <w:szCs w:val="24"/>
          </w:rPr>
          <w:delText xml:space="preserve">me with </w:delText>
        </w:r>
      </w:del>
      <w:r w:rsidRPr="007849D1">
        <w:rPr>
          <w:rFonts w:cstheme="minorHAnsi"/>
          <w:sz w:val="24"/>
          <w:szCs w:val="24"/>
        </w:rPr>
        <w:t xml:space="preserve">a unique opportunity for </w:t>
      </w:r>
      <w:del w:id="327" w:author="Tyler Cluff" w:date="2024-01-28T15:59:00Z">
        <w:r w:rsidRPr="007849D1" w:rsidDel="000C7F57">
          <w:rPr>
            <w:rFonts w:cstheme="minorHAnsi"/>
            <w:sz w:val="24"/>
            <w:szCs w:val="24"/>
          </w:rPr>
          <w:delText xml:space="preserve">both </w:delText>
        </w:r>
      </w:del>
      <w:r w:rsidRPr="007849D1">
        <w:rPr>
          <w:rFonts w:cstheme="minorHAnsi"/>
          <w:sz w:val="24"/>
          <w:szCs w:val="24"/>
        </w:rPr>
        <w:t>personal and professional growth outside of the classroom setting.</w:t>
      </w:r>
    </w:p>
    <w:p w14:paraId="697C39F1" w14:textId="77777777" w:rsidR="00B04E51" w:rsidRPr="007849D1" w:rsidRDefault="00B04E51" w:rsidP="00B04E51">
      <w:pPr>
        <w:jc w:val="both"/>
        <w:rPr>
          <w:rFonts w:cstheme="minorHAnsi"/>
          <w:b/>
          <w:bCs/>
          <w:sz w:val="24"/>
          <w:szCs w:val="24"/>
        </w:rPr>
      </w:pPr>
      <w:r w:rsidRPr="007849D1">
        <w:rPr>
          <w:rFonts w:cstheme="minorHAnsi"/>
          <w:b/>
          <w:bCs/>
          <w:sz w:val="24"/>
          <w:szCs w:val="24"/>
        </w:rPr>
        <w:t xml:space="preserve">Relevant Experience: Tell us about any relevant professional, </w:t>
      </w:r>
      <w:proofErr w:type="gramStart"/>
      <w:r w:rsidRPr="007849D1">
        <w:rPr>
          <w:rFonts w:cstheme="minorHAnsi"/>
          <w:b/>
          <w:bCs/>
          <w:sz w:val="24"/>
          <w:szCs w:val="24"/>
        </w:rPr>
        <w:t>volunteer</w:t>
      </w:r>
      <w:proofErr w:type="gramEnd"/>
      <w:r w:rsidRPr="007849D1">
        <w:rPr>
          <w:rFonts w:cstheme="minorHAnsi"/>
          <w:b/>
          <w:bCs/>
          <w:sz w:val="24"/>
          <w:szCs w:val="24"/>
        </w:rPr>
        <w:t xml:space="preserve"> or academic experience that has prepared you for succeeding with the proposed project.</w:t>
      </w:r>
    </w:p>
    <w:p w14:paraId="34428A08" w14:textId="692D74FF" w:rsidR="002D6736" w:rsidRDefault="0052280C" w:rsidP="008D7B9C">
      <w:pPr>
        <w:jc w:val="both"/>
        <w:rPr>
          <w:ins w:id="328" w:author="Tyler Cluff" w:date="2024-01-28T14:52:00Z"/>
          <w:rFonts w:eastAsia="Times New Roman" w:cstheme="minorHAnsi"/>
          <w:kern w:val="0"/>
          <w:sz w:val="24"/>
          <w:szCs w:val="24"/>
          <w:lang w:eastAsia="en-CA"/>
          <w14:ligatures w14:val="none"/>
        </w:rPr>
      </w:pPr>
      <w:del w:id="329" w:author="Tyler Cluff" w:date="2024-01-28T14:49:00Z">
        <w:r w:rsidRPr="007849D1" w:rsidDel="00AF7672">
          <w:rPr>
            <w:rFonts w:eastAsia="Times New Roman" w:cstheme="minorHAnsi"/>
            <w:kern w:val="0"/>
            <w:sz w:val="24"/>
            <w:szCs w:val="24"/>
            <w:lang w:eastAsia="en-CA"/>
            <w14:ligatures w14:val="none"/>
          </w:rPr>
          <w:delText>As a</w:delText>
        </w:r>
      </w:del>
      <w:ins w:id="330" w:author="Tyler Cluff" w:date="2024-01-28T14:49:00Z">
        <w:r w:rsidR="00AF7672">
          <w:rPr>
            <w:rFonts w:eastAsia="Times New Roman" w:cstheme="minorHAnsi"/>
            <w:kern w:val="0"/>
            <w:sz w:val="24"/>
            <w:szCs w:val="24"/>
            <w:lang w:eastAsia="en-CA"/>
            <w14:ligatures w14:val="none"/>
          </w:rPr>
          <w:t>I work as</w:t>
        </w:r>
      </w:ins>
      <w:r w:rsidRPr="007849D1">
        <w:rPr>
          <w:rFonts w:eastAsia="Times New Roman" w:cstheme="minorHAnsi"/>
          <w:kern w:val="0"/>
          <w:sz w:val="24"/>
          <w:szCs w:val="24"/>
          <w:lang w:eastAsia="en-CA"/>
          <w14:ligatures w14:val="none"/>
        </w:rPr>
        <w:t xml:space="preserve"> </w:t>
      </w:r>
      <w:ins w:id="331" w:author="Tyler Cluff" w:date="2024-01-28T14:51:00Z">
        <w:r w:rsidR="00AF7672">
          <w:rPr>
            <w:rFonts w:eastAsia="Times New Roman" w:cstheme="minorHAnsi"/>
            <w:kern w:val="0"/>
            <w:sz w:val="24"/>
            <w:szCs w:val="24"/>
            <w:lang w:eastAsia="en-CA"/>
            <w14:ligatures w14:val="none"/>
          </w:rPr>
          <w:t xml:space="preserve">a </w:t>
        </w:r>
      </w:ins>
      <w:ins w:id="332" w:author="Tyler Cluff" w:date="2024-01-28T14:49:00Z">
        <w:r w:rsidR="00AF7672">
          <w:rPr>
            <w:rFonts w:eastAsia="Times New Roman" w:cstheme="minorHAnsi"/>
            <w:kern w:val="0"/>
            <w:sz w:val="24"/>
            <w:szCs w:val="24"/>
            <w:lang w:eastAsia="en-CA"/>
            <w14:ligatures w14:val="none"/>
          </w:rPr>
          <w:t>Research Assistant</w:t>
        </w:r>
      </w:ins>
      <w:ins w:id="333" w:author="Tyler Cluff" w:date="2024-01-28T14:50:00Z">
        <w:r w:rsidR="00AF7672">
          <w:rPr>
            <w:rFonts w:eastAsia="Times New Roman" w:cstheme="minorHAnsi"/>
            <w:kern w:val="0"/>
            <w:sz w:val="24"/>
            <w:szCs w:val="24"/>
            <w:lang w:eastAsia="en-CA"/>
            <w14:ligatures w14:val="none"/>
          </w:rPr>
          <w:t xml:space="preserve"> in</w:t>
        </w:r>
        <w:r w:rsidR="00AF7672" w:rsidRPr="007849D1">
          <w:rPr>
            <w:rFonts w:eastAsia="Times New Roman" w:cstheme="minorHAnsi"/>
            <w:kern w:val="0"/>
            <w:sz w:val="24"/>
            <w:szCs w:val="24"/>
            <w:lang w:eastAsia="en-CA"/>
            <w14:ligatures w14:val="none"/>
          </w:rPr>
          <w:t xml:space="preserve"> the Sport Injury Prevention Research Centre (SIPRC)</w:t>
        </w:r>
        <w:r w:rsidR="00AF7672">
          <w:rPr>
            <w:rFonts w:eastAsia="Times New Roman" w:cstheme="minorHAnsi"/>
            <w:kern w:val="0"/>
            <w:sz w:val="24"/>
            <w:szCs w:val="24"/>
            <w:lang w:eastAsia="en-CA"/>
            <w14:ligatures w14:val="none"/>
          </w:rPr>
          <w:t xml:space="preserve"> at the University of Calgary.</w:t>
        </w:r>
      </w:ins>
      <w:ins w:id="334" w:author="Tyler Cluff" w:date="2024-01-28T14:53:00Z">
        <w:r w:rsidR="002D6736">
          <w:rPr>
            <w:rFonts w:eastAsia="Times New Roman" w:cstheme="minorHAnsi"/>
            <w:kern w:val="0"/>
            <w:sz w:val="24"/>
            <w:szCs w:val="24"/>
            <w:lang w:eastAsia="en-CA"/>
            <w14:ligatures w14:val="none"/>
          </w:rPr>
          <w:t xml:space="preserve"> </w:t>
        </w:r>
      </w:ins>
      <w:del w:id="335" w:author="Tyler Cluff" w:date="2024-01-28T14:50:00Z">
        <w:r w:rsidRPr="007849D1" w:rsidDel="00AF7672">
          <w:rPr>
            <w:rFonts w:eastAsia="Times New Roman" w:cstheme="minorHAnsi"/>
            <w:kern w:val="0"/>
            <w:sz w:val="24"/>
            <w:szCs w:val="24"/>
            <w:lang w:eastAsia="en-CA"/>
            <w14:ligatures w14:val="none"/>
          </w:rPr>
          <w:delText xml:space="preserve">SHRed Concussion </w:delText>
        </w:r>
      </w:del>
      <w:del w:id="336" w:author="Tyler Cluff" w:date="2024-01-28T14:49:00Z">
        <w:r w:rsidRPr="007849D1" w:rsidDel="00AF7672">
          <w:rPr>
            <w:rFonts w:eastAsia="Times New Roman" w:cstheme="minorHAnsi"/>
            <w:kern w:val="0"/>
            <w:sz w:val="24"/>
            <w:szCs w:val="24"/>
            <w:lang w:eastAsia="en-CA"/>
            <w14:ligatures w14:val="none"/>
          </w:rPr>
          <w:delText xml:space="preserve">Research Assistant </w:delText>
        </w:r>
      </w:del>
      <w:del w:id="337" w:author="Tyler Cluff" w:date="2024-01-28T14:50:00Z">
        <w:r w:rsidRPr="007849D1" w:rsidDel="00AF7672">
          <w:rPr>
            <w:rFonts w:eastAsia="Times New Roman" w:cstheme="minorHAnsi"/>
            <w:kern w:val="0"/>
            <w:sz w:val="24"/>
            <w:szCs w:val="24"/>
            <w:lang w:eastAsia="en-CA"/>
            <w14:ligatures w14:val="none"/>
          </w:rPr>
          <w:delText xml:space="preserve">at the Sport Injury Prevention Research Centre (SIPRC), </w:delText>
        </w:r>
      </w:del>
      <w:del w:id="338" w:author="Tyler Cluff" w:date="2024-01-28T14:53:00Z">
        <w:r w:rsidRPr="007849D1" w:rsidDel="002D6736">
          <w:rPr>
            <w:rFonts w:eastAsia="Times New Roman" w:cstheme="minorHAnsi"/>
            <w:kern w:val="0"/>
            <w:sz w:val="24"/>
            <w:szCs w:val="24"/>
            <w:lang w:eastAsia="en-CA"/>
            <w14:ligatures w14:val="none"/>
          </w:rPr>
          <w:delText>I</w:delText>
        </w:r>
      </w:del>
      <w:ins w:id="339" w:author="Tyler Cluff" w:date="2024-01-28T14:51:00Z">
        <w:r w:rsidR="00AF7672">
          <w:rPr>
            <w:rFonts w:eastAsia="Times New Roman" w:cstheme="minorHAnsi"/>
            <w:kern w:val="0"/>
            <w:sz w:val="24"/>
            <w:szCs w:val="24"/>
            <w:lang w:eastAsia="en-CA"/>
            <w14:ligatures w14:val="none"/>
          </w:rPr>
          <w:t xml:space="preserve">I have </w:t>
        </w:r>
      </w:ins>
      <w:del w:id="340" w:author="Tyler Cluff" w:date="2024-01-28T14:51:00Z">
        <w:r w:rsidRPr="007849D1" w:rsidDel="00AF7672">
          <w:rPr>
            <w:rFonts w:eastAsia="Times New Roman" w:cstheme="minorHAnsi"/>
            <w:kern w:val="0"/>
            <w:sz w:val="24"/>
            <w:szCs w:val="24"/>
            <w:lang w:eastAsia="en-CA"/>
            <w14:ligatures w14:val="none"/>
          </w:rPr>
          <w:delText xml:space="preserve"> </w:delText>
        </w:r>
      </w:del>
      <w:ins w:id="341" w:author="Tyler Cluff" w:date="2024-01-28T14:50:00Z">
        <w:r w:rsidR="00AF7672">
          <w:rPr>
            <w:rFonts w:eastAsia="Times New Roman" w:cstheme="minorHAnsi"/>
            <w:kern w:val="0"/>
            <w:sz w:val="24"/>
            <w:szCs w:val="24"/>
            <w:lang w:eastAsia="en-CA"/>
            <w14:ligatures w14:val="none"/>
          </w:rPr>
          <w:t>support</w:t>
        </w:r>
      </w:ins>
      <w:ins w:id="342" w:author="Tyler Cluff" w:date="2024-01-28T14:51:00Z">
        <w:r w:rsidR="00AF7672">
          <w:rPr>
            <w:rFonts w:eastAsia="Times New Roman" w:cstheme="minorHAnsi"/>
            <w:kern w:val="0"/>
            <w:sz w:val="24"/>
            <w:szCs w:val="24"/>
            <w:lang w:eastAsia="en-CA"/>
            <w14:ligatures w14:val="none"/>
          </w:rPr>
          <w:t>ed</w:t>
        </w:r>
      </w:ins>
      <w:ins w:id="343" w:author="Tyler Cluff" w:date="2024-01-28T14:50:00Z">
        <w:r w:rsidR="00AF7672">
          <w:rPr>
            <w:rFonts w:eastAsia="Times New Roman" w:cstheme="minorHAnsi"/>
            <w:kern w:val="0"/>
            <w:sz w:val="24"/>
            <w:szCs w:val="24"/>
            <w:lang w:eastAsia="en-CA"/>
            <w14:ligatures w14:val="none"/>
          </w:rPr>
          <w:t xml:space="preserve"> </w:t>
        </w:r>
      </w:ins>
      <w:del w:id="344" w:author="Tyler Cluff" w:date="2024-01-28T14:51:00Z">
        <w:r w:rsidRPr="007849D1" w:rsidDel="00AF7672">
          <w:rPr>
            <w:rFonts w:eastAsia="Times New Roman" w:cstheme="minorHAnsi"/>
            <w:kern w:val="0"/>
            <w:sz w:val="24"/>
            <w:szCs w:val="24"/>
            <w:lang w:eastAsia="en-CA"/>
            <w14:ligatures w14:val="none"/>
          </w:rPr>
          <w:delText xml:space="preserve">supported </w:delText>
        </w:r>
      </w:del>
      <w:r w:rsidRPr="007849D1">
        <w:rPr>
          <w:rFonts w:eastAsia="Times New Roman" w:cstheme="minorHAnsi"/>
          <w:kern w:val="0"/>
          <w:sz w:val="24"/>
          <w:szCs w:val="24"/>
          <w:lang w:eastAsia="en-CA"/>
          <w14:ligatures w14:val="none"/>
        </w:rPr>
        <w:t xml:space="preserve">ongoing </w:t>
      </w:r>
      <w:del w:id="345" w:author="Tyler Cluff" w:date="2024-01-28T14:51:00Z">
        <w:r w:rsidRPr="007849D1" w:rsidDel="00AF7672">
          <w:rPr>
            <w:rFonts w:eastAsia="Times New Roman" w:cstheme="minorHAnsi"/>
            <w:kern w:val="0"/>
            <w:sz w:val="24"/>
            <w:szCs w:val="24"/>
            <w:lang w:eastAsia="en-CA"/>
            <w14:ligatures w14:val="none"/>
          </w:rPr>
          <w:delText>projects in</w:delText>
        </w:r>
      </w:del>
      <w:ins w:id="346" w:author="Tyler Cluff" w:date="2024-01-28T14:51:00Z">
        <w:r w:rsidR="00AF7672">
          <w:rPr>
            <w:rFonts w:eastAsia="Times New Roman" w:cstheme="minorHAnsi"/>
            <w:kern w:val="0"/>
            <w:sz w:val="24"/>
            <w:szCs w:val="24"/>
            <w:lang w:eastAsia="en-CA"/>
            <w14:ligatures w14:val="none"/>
          </w:rPr>
          <w:t xml:space="preserve">data collection for the </w:t>
        </w:r>
        <w:proofErr w:type="spellStart"/>
        <w:r w:rsidR="00AF7672">
          <w:rPr>
            <w:rFonts w:eastAsia="Times New Roman" w:cstheme="minorHAnsi"/>
            <w:kern w:val="0"/>
            <w:sz w:val="24"/>
            <w:szCs w:val="24"/>
            <w:lang w:eastAsia="en-CA"/>
            <w14:ligatures w14:val="none"/>
          </w:rPr>
          <w:t>SHRed</w:t>
        </w:r>
        <w:proofErr w:type="spellEnd"/>
        <w:r w:rsidR="00AF7672">
          <w:rPr>
            <w:rFonts w:eastAsia="Times New Roman" w:cstheme="minorHAnsi"/>
            <w:kern w:val="0"/>
            <w:sz w:val="24"/>
            <w:szCs w:val="24"/>
            <w:lang w:eastAsia="en-CA"/>
            <w14:ligatures w14:val="none"/>
          </w:rPr>
          <w:t xml:space="preserve"> Concussions project</w:t>
        </w:r>
      </w:ins>
      <w:ins w:id="347" w:author="Tyler Cluff" w:date="2024-01-28T15:06:00Z">
        <w:r w:rsidR="00AB5F96">
          <w:rPr>
            <w:rFonts w:eastAsia="Times New Roman" w:cstheme="minorHAnsi"/>
            <w:kern w:val="0"/>
            <w:sz w:val="24"/>
            <w:szCs w:val="24"/>
            <w:lang w:eastAsia="en-CA"/>
            <w14:ligatures w14:val="none"/>
          </w:rPr>
          <w:t>. My</w:t>
        </w:r>
      </w:ins>
      <w:ins w:id="348" w:author="Tyler Cluff" w:date="2024-01-28T14:51:00Z">
        <w:r w:rsidR="00AF7672">
          <w:rPr>
            <w:rFonts w:eastAsia="Times New Roman" w:cstheme="minorHAnsi"/>
            <w:kern w:val="0"/>
            <w:sz w:val="24"/>
            <w:szCs w:val="24"/>
            <w:lang w:eastAsia="en-CA"/>
            <w14:ligatures w14:val="none"/>
          </w:rPr>
          <w:t xml:space="preserve"> </w:t>
        </w:r>
      </w:ins>
      <w:del w:id="349" w:author="Tyler Cluff" w:date="2024-01-28T15:06:00Z">
        <w:r w:rsidRPr="007849D1" w:rsidDel="00AB5F96">
          <w:rPr>
            <w:rFonts w:eastAsia="Times New Roman" w:cstheme="minorHAnsi"/>
            <w:kern w:val="0"/>
            <w:sz w:val="24"/>
            <w:szCs w:val="24"/>
            <w:lang w:eastAsia="en-CA"/>
            <w14:ligatures w14:val="none"/>
          </w:rPr>
          <w:delText xml:space="preserve"> </w:delText>
        </w:r>
      </w:del>
      <w:del w:id="350" w:author="Tyler Cluff" w:date="2024-01-28T14:51:00Z">
        <w:r w:rsidRPr="007849D1" w:rsidDel="00AF7672">
          <w:rPr>
            <w:rFonts w:eastAsia="Times New Roman" w:cstheme="minorHAnsi"/>
            <w:kern w:val="0"/>
            <w:sz w:val="24"/>
            <w:szCs w:val="24"/>
            <w:lang w:eastAsia="en-CA"/>
            <w14:ligatures w14:val="none"/>
          </w:rPr>
          <w:delText xml:space="preserve">various sports where I was </w:delText>
        </w:r>
      </w:del>
      <w:r w:rsidRPr="007849D1">
        <w:rPr>
          <w:rFonts w:eastAsia="Times New Roman" w:cstheme="minorHAnsi"/>
          <w:kern w:val="0"/>
          <w:sz w:val="24"/>
          <w:szCs w:val="24"/>
          <w:lang w:eastAsia="en-CA"/>
          <w14:ligatures w14:val="none"/>
        </w:rPr>
        <w:t>responsib</w:t>
      </w:r>
      <w:ins w:id="351" w:author="Tyler Cluff" w:date="2024-01-28T15:06:00Z">
        <w:r w:rsidR="00AB5F96">
          <w:rPr>
            <w:rFonts w:eastAsia="Times New Roman" w:cstheme="minorHAnsi"/>
            <w:kern w:val="0"/>
            <w:sz w:val="24"/>
            <w:szCs w:val="24"/>
            <w:lang w:eastAsia="en-CA"/>
            <w14:ligatures w14:val="none"/>
          </w:rPr>
          <w:t xml:space="preserve">ilities revolve around </w:t>
        </w:r>
      </w:ins>
      <w:del w:id="352" w:author="Tyler Cluff" w:date="2024-01-28T15:06:00Z">
        <w:r w:rsidRPr="007849D1" w:rsidDel="00AB5F96">
          <w:rPr>
            <w:rFonts w:eastAsia="Times New Roman" w:cstheme="minorHAnsi"/>
            <w:kern w:val="0"/>
            <w:sz w:val="24"/>
            <w:szCs w:val="24"/>
            <w:lang w:eastAsia="en-CA"/>
            <w14:ligatures w14:val="none"/>
          </w:rPr>
          <w:delText>le</w:delText>
        </w:r>
      </w:del>
      <w:del w:id="353" w:author="Tyler Cluff" w:date="2024-01-28T15:07:00Z">
        <w:r w:rsidRPr="007849D1" w:rsidDel="00AB5F96">
          <w:rPr>
            <w:rFonts w:eastAsia="Times New Roman" w:cstheme="minorHAnsi"/>
            <w:kern w:val="0"/>
            <w:sz w:val="24"/>
            <w:szCs w:val="24"/>
            <w:lang w:eastAsia="en-CA"/>
            <w14:ligatures w14:val="none"/>
          </w:rPr>
          <w:delText xml:space="preserve"> </w:delText>
        </w:r>
      </w:del>
      <w:del w:id="354" w:author="Tyler Cluff" w:date="2024-01-28T15:06:00Z">
        <w:r w:rsidRPr="007849D1" w:rsidDel="00AB5F96">
          <w:rPr>
            <w:rFonts w:eastAsia="Times New Roman" w:cstheme="minorHAnsi"/>
            <w:kern w:val="0"/>
            <w:sz w:val="24"/>
            <w:szCs w:val="24"/>
            <w:lang w:eastAsia="en-CA"/>
            <w14:ligatures w14:val="none"/>
          </w:rPr>
          <w:delText xml:space="preserve">for </w:delText>
        </w:r>
      </w:del>
      <w:del w:id="355" w:author="Tyler Cluff" w:date="2024-01-28T15:15:00Z">
        <w:r w:rsidRPr="007849D1" w:rsidDel="00AB5F96">
          <w:rPr>
            <w:rFonts w:eastAsia="Times New Roman" w:cstheme="minorHAnsi"/>
            <w:kern w:val="0"/>
            <w:sz w:val="24"/>
            <w:szCs w:val="24"/>
            <w:lang w:eastAsia="en-CA"/>
            <w14:ligatures w14:val="none"/>
          </w:rPr>
          <w:delText xml:space="preserve">implementing </w:delText>
        </w:r>
      </w:del>
      <w:ins w:id="356" w:author="Tyler Cluff" w:date="2024-01-28T15:15:00Z">
        <w:r w:rsidR="00AB5F96">
          <w:rPr>
            <w:rFonts w:eastAsia="Times New Roman" w:cstheme="minorHAnsi"/>
            <w:kern w:val="0"/>
            <w:sz w:val="24"/>
            <w:szCs w:val="24"/>
            <w:lang w:eastAsia="en-CA"/>
            <w14:ligatures w14:val="none"/>
          </w:rPr>
          <w:t xml:space="preserve">the use of </w:t>
        </w:r>
      </w:ins>
      <w:r w:rsidRPr="007849D1">
        <w:rPr>
          <w:rFonts w:eastAsia="Times New Roman" w:cstheme="minorHAnsi"/>
          <w:kern w:val="0"/>
          <w:sz w:val="24"/>
          <w:szCs w:val="24"/>
          <w:lang w:eastAsia="en-CA"/>
          <w14:ligatures w14:val="none"/>
        </w:rPr>
        <w:t xml:space="preserve">survey-based questionnaires </w:t>
      </w:r>
      <w:ins w:id="357" w:author="Tyler Cluff" w:date="2024-01-28T14:51:00Z">
        <w:r w:rsidR="00AF7672">
          <w:rPr>
            <w:rFonts w:eastAsia="Times New Roman" w:cstheme="minorHAnsi"/>
            <w:kern w:val="0"/>
            <w:sz w:val="24"/>
            <w:szCs w:val="24"/>
            <w:lang w:eastAsia="en-CA"/>
            <w14:ligatures w14:val="none"/>
          </w:rPr>
          <w:t>and cl</w:t>
        </w:r>
      </w:ins>
      <w:ins w:id="358" w:author="Tyler Cluff" w:date="2024-01-28T14:52:00Z">
        <w:r w:rsidR="00AF7672">
          <w:rPr>
            <w:rFonts w:eastAsia="Times New Roman" w:cstheme="minorHAnsi"/>
            <w:kern w:val="0"/>
            <w:sz w:val="24"/>
            <w:szCs w:val="24"/>
            <w:lang w:eastAsia="en-CA"/>
            <w14:ligatures w14:val="none"/>
          </w:rPr>
          <w:t xml:space="preserve">inical assessments </w:t>
        </w:r>
      </w:ins>
      <w:del w:id="359" w:author="Tyler Cluff" w:date="2024-01-28T14:52:00Z">
        <w:r w:rsidRPr="007849D1" w:rsidDel="00AF7672">
          <w:rPr>
            <w:rFonts w:eastAsia="Times New Roman" w:cstheme="minorHAnsi"/>
            <w:kern w:val="0"/>
            <w:sz w:val="24"/>
            <w:szCs w:val="24"/>
            <w:lang w:eastAsia="en-CA"/>
            <w14:ligatures w14:val="none"/>
          </w:rPr>
          <w:delText>to assess</w:delText>
        </w:r>
      </w:del>
      <w:ins w:id="360" w:author="Tyler Cluff" w:date="2024-01-28T14:52:00Z">
        <w:r w:rsidR="00AF7672">
          <w:rPr>
            <w:rFonts w:eastAsia="Times New Roman" w:cstheme="minorHAnsi"/>
            <w:kern w:val="0"/>
            <w:sz w:val="24"/>
            <w:szCs w:val="24"/>
            <w:lang w:eastAsia="en-CA"/>
            <w14:ligatures w14:val="none"/>
          </w:rPr>
          <w:t>to profile</w:t>
        </w:r>
      </w:ins>
      <w:r w:rsidRPr="007849D1">
        <w:rPr>
          <w:rFonts w:eastAsia="Times New Roman" w:cstheme="minorHAnsi"/>
          <w:kern w:val="0"/>
          <w:sz w:val="24"/>
          <w:szCs w:val="24"/>
          <w:lang w:eastAsia="en-CA"/>
          <w14:ligatures w14:val="none"/>
        </w:rPr>
        <w:t xml:space="preserve"> signs and symptoms of concussion in middle and high school athletes</w:t>
      </w:r>
      <w:del w:id="361" w:author="Tyler Cluff" w:date="2024-01-28T14:51:00Z">
        <w:r w:rsidRPr="007849D1" w:rsidDel="00AF7672">
          <w:rPr>
            <w:rFonts w:eastAsia="Times New Roman" w:cstheme="minorHAnsi"/>
            <w:kern w:val="0"/>
            <w:sz w:val="24"/>
            <w:szCs w:val="24"/>
            <w:lang w:eastAsia="en-CA"/>
            <w14:ligatures w14:val="none"/>
          </w:rPr>
          <w:delText xml:space="preserve"> for clinical research</w:delText>
        </w:r>
      </w:del>
      <w:r w:rsidRPr="007849D1">
        <w:rPr>
          <w:rFonts w:eastAsia="Times New Roman" w:cstheme="minorHAnsi"/>
          <w:kern w:val="0"/>
          <w:sz w:val="24"/>
          <w:szCs w:val="24"/>
          <w:lang w:eastAsia="en-CA"/>
          <w14:ligatures w14:val="none"/>
        </w:rPr>
        <w:t xml:space="preserve">. This hands-on </w:t>
      </w:r>
      <w:ins w:id="362" w:author="Tyler Cluff" w:date="2024-01-28T14:52:00Z">
        <w:r w:rsidR="002D6736">
          <w:rPr>
            <w:rFonts w:eastAsia="Times New Roman" w:cstheme="minorHAnsi"/>
            <w:kern w:val="0"/>
            <w:sz w:val="24"/>
            <w:szCs w:val="24"/>
            <w:lang w:eastAsia="en-CA"/>
            <w14:ligatures w14:val="none"/>
          </w:rPr>
          <w:t xml:space="preserve">research </w:t>
        </w:r>
      </w:ins>
      <w:r w:rsidRPr="007849D1">
        <w:rPr>
          <w:rFonts w:eastAsia="Times New Roman" w:cstheme="minorHAnsi"/>
          <w:kern w:val="0"/>
          <w:sz w:val="24"/>
          <w:szCs w:val="24"/>
          <w:lang w:eastAsia="en-CA"/>
          <w14:ligatures w14:val="none"/>
        </w:rPr>
        <w:t xml:space="preserve">experience </w:t>
      </w:r>
      <w:del w:id="363" w:author="Tyler Cluff" w:date="2024-01-28T14:52:00Z">
        <w:r w:rsidRPr="007849D1" w:rsidDel="002D6736">
          <w:rPr>
            <w:rFonts w:eastAsia="Times New Roman" w:cstheme="minorHAnsi"/>
            <w:kern w:val="0"/>
            <w:sz w:val="24"/>
            <w:szCs w:val="24"/>
            <w:lang w:eastAsia="en-CA"/>
            <w14:ligatures w14:val="none"/>
          </w:rPr>
          <w:delText>in a research setting</w:delText>
        </w:r>
      </w:del>
      <w:ins w:id="364" w:author="Tyler Cluff" w:date="2024-01-28T14:52:00Z">
        <w:r w:rsidR="002D6736">
          <w:rPr>
            <w:rFonts w:eastAsia="Times New Roman" w:cstheme="minorHAnsi"/>
            <w:kern w:val="0"/>
            <w:sz w:val="24"/>
            <w:szCs w:val="24"/>
            <w:lang w:eastAsia="en-CA"/>
            <w14:ligatures w14:val="none"/>
          </w:rPr>
          <w:t>has</w:t>
        </w:r>
      </w:ins>
      <w:r w:rsidRPr="007849D1">
        <w:rPr>
          <w:rFonts w:eastAsia="Times New Roman" w:cstheme="minorHAnsi"/>
          <w:kern w:val="0"/>
          <w:sz w:val="24"/>
          <w:szCs w:val="24"/>
          <w:lang w:eastAsia="en-CA"/>
          <w14:ligatures w14:val="none"/>
        </w:rPr>
        <w:t xml:space="preserve"> equipped me with valuable skills in data collection</w:t>
      </w:r>
      <w:del w:id="365" w:author="Tyler Cluff" w:date="2024-01-28T14:52:00Z">
        <w:r w:rsidRPr="007849D1" w:rsidDel="002D6736">
          <w:rPr>
            <w:rFonts w:eastAsia="Times New Roman" w:cstheme="minorHAnsi"/>
            <w:kern w:val="0"/>
            <w:sz w:val="24"/>
            <w:szCs w:val="24"/>
            <w:lang w:eastAsia="en-CA"/>
            <w14:ligatures w14:val="none"/>
          </w:rPr>
          <w:delText>, which will be very important</w:delText>
        </w:r>
      </w:del>
      <w:ins w:id="366" w:author="Tyler Cluff" w:date="2024-01-28T14:52:00Z">
        <w:r w:rsidR="002D6736">
          <w:rPr>
            <w:rFonts w:eastAsia="Times New Roman" w:cstheme="minorHAnsi"/>
            <w:kern w:val="0"/>
            <w:sz w:val="24"/>
            <w:szCs w:val="24"/>
            <w:lang w:eastAsia="en-CA"/>
            <w14:ligatures w14:val="none"/>
          </w:rPr>
          <w:t xml:space="preserve"> that will provide a strong foundation</w:t>
        </w:r>
      </w:ins>
      <w:r w:rsidRPr="007849D1">
        <w:rPr>
          <w:rFonts w:eastAsia="Times New Roman" w:cstheme="minorHAnsi"/>
          <w:kern w:val="0"/>
          <w:sz w:val="24"/>
          <w:szCs w:val="24"/>
          <w:lang w:eastAsia="en-CA"/>
          <w14:ligatures w14:val="none"/>
        </w:rPr>
        <w:t xml:space="preserve"> for </w:t>
      </w:r>
      <w:del w:id="367" w:author="Tyler Cluff" w:date="2024-01-28T14:52:00Z">
        <w:r w:rsidRPr="007849D1" w:rsidDel="002D6736">
          <w:rPr>
            <w:rFonts w:eastAsia="Times New Roman" w:cstheme="minorHAnsi"/>
            <w:kern w:val="0"/>
            <w:sz w:val="24"/>
            <w:szCs w:val="24"/>
            <w:lang w:eastAsia="en-CA"/>
            <w14:ligatures w14:val="none"/>
          </w:rPr>
          <w:delText>the proposed project</w:delText>
        </w:r>
      </w:del>
      <w:ins w:id="368" w:author="Tyler Cluff" w:date="2024-01-28T14:52:00Z">
        <w:r w:rsidR="002D6736">
          <w:rPr>
            <w:rFonts w:eastAsia="Times New Roman" w:cstheme="minorHAnsi"/>
            <w:kern w:val="0"/>
            <w:sz w:val="24"/>
            <w:szCs w:val="24"/>
            <w:lang w:eastAsia="en-CA"/>
            <w14:ligatures w14:val="none"/>
          </w:rPr>
          <w:t>my summer research project</w:t>
        </w:r>
      </w:ins>
      <w:r w:rsidRPr="007849D1">
        <w:rPr>
          <w:rFonts w:eastAsia="Times New Roman" w:cstheme="minorHAnsi"/>
          <w:kern w:val="0"/>
          <w:sz w:val="24"/>
          <w:szCs w:val="24"/>
          <w:lang w:eastAsia="en-CA"/>
          <w14:ligatures w14:val="none"/>
        </w:rPr>
        <w:t xml:space="preserve">. </w:t>
      </w:r>
    </w:p>
    <w:p w14:paraId="159C4C16" w14:textId="2CD9A44D" w:rsidR="00AB5F96" w:rsidRDefault="0052280C" w:rsidP="008D7B9C">
      <w:pPr>
        <w:jc w:val="both"/>
        <w:rPr>
          <w:ins w:id="369" w:author="Tyler Cluff" w:date="2024-01-28T15:08:00Z"/>
          <w:rFonts w:eastAsia="Times New Roman" w:cstheme="minorHAnsi"/>
          <w:kern w:val="0"/>
          <w:sz w:val="24"/>
          <w:szCs w:val="24"/>
          <w:lang w:eastAsia="en-CA"/>
          <w14:ligatures w14:val="none"/>
        </w:rPr>
      </w:pPr>
      <w:r w:rsidRPr="007849D1">
        <w:rPr>
          <w:rFonts w:eastAsia="Times New Roman" w:cstheme="minorHAnsi"/>
          <w:kern w:val="0"/>
          <w:sz w:val="24"/>
          <w:szCs w:val="24"/>
          <w:lang w:eastAsia="en-CA"/>
          <w14:ligatures w14:val="none"/>
        </w:rPr>
        <w:t xml:space="preserve">Regarding my volunteer experience, I was a </w:t>
      </w:r>
      <w:proofErr w:type="spellStart"/>
      <w:r w:rsidRPr="007849D1">
        <w:rPr>
          <w:rFonts w:eastAsia="Times New Roman" w:cstheme="minorHAnsi"/>
          <w:kern w:val="0"/>
          <w:sz w:val="24"/>
          <w:szCs w:val="24"/>
          <w:lang w:eastAsia="en-CA"/>
          <w14:ligatures w14:val="none"/>
        </w:rPr>
        <w:t>Youreka</w:t>
      </w:r>
      <w:proofErr w:type="spellEnd"/>
      <w:r w:rsidRPr="007849D1">
        <w:rPr>
          <w:rFonts w:eastAsia="Times New Roman" w:cstheme="minorHAnsi"/>
          <w:kern w:val="0"/>
          <w:sz w:val="24"/>
          <w:szCs w:val="24"/>
          <w:lang w:eastAsia="en-CA"/>
          <w14:ligatures w14:val="none"/>
        </w:rPr>
        <w:t xml:space="preserve"> Undergraduate Research Lead in Winter 2023</w:t>
      </w:r>
      <w:ins w:id="370" w:author="Tyler Cluff" w:date="2024-01-28T15:07:00Z">
        <w:r w:rsidR="00AB5F96">
          <w:rPr>
            <w:rFonts w:eastAsia="Times New Roman" w:cstheme="minorHAnsi"/>
            <w:kern w:val="0"/>
            <w:sz w:val="24"/>
            <w:szCs w:val="24"/>
            <w:lang w:eastAsia="en-CA"/>
            <w14:ligatures w14:val="none"/>
          </w:rPr>
          <w:t xml:space="preserve">. </w:t>
        </w:r>
      </w:ins>
      <w:del w:id="371" w:author="Tyler Cluff" w:date="2024-01-28T15:07:00Z">
        <w:r w:rsidRPr="007849D1" w:rsidDel="00AB5F96">
          <w:rPr>
            <w:rFonts w:eastAsia="Times New Roman" w:cstheme="minorHAnsi"/>
            <w:kern w:val="0"/>
            <w:sz w:val="24"/>
            <w:szCs w:val="24"/>
            <w:lang w:eastAsia="en-CA"/>
            <w14:ligatures w14:val="none"/>
          </w:rPr>
          <w:delText>,</w:delText>
        </w:r>
      </w:del>
      <w:r w:rsidRPr="007849D1">
        <w:rPr>
          <w:rFonts w:eastAsia="Times New Roman" w:cstheme="minorHAnsi"/>
          <w:kern w:val="0"/>
          <w:sz w:val="24"/>
          <w:szCs w:val="24"/>
          <w:lang w:eastAsia="en-CA"/>
          <w14:ligatures w14:val="none"/>
        </w:rPr>
        <w:t xml:space="preserve"> </w:t>
      </w:r>
      <w:del w:id="372" w:author="Tyler Cluff" w:date="2024-01-28T15:07:00Z">
        <w:r w:rsidRPr="007849D1" w:rsidDel="00AB5F96">
          <w:rPr>
            <w:rFonts w:eastAsia="Times New Roman" w:cstheme="minorHAnsi"/>
            <w:kern w:val="0"/>
            <w:sz w:val="24"/>
            <w:szCs w:val="24"/>
            <w:lang w:eastAsia="en-CA"/>
            <w14:ligatures w14:val="none"/>
          </w:rPr>
          <w:delText xml:space="preserve">where </w:delText>
        </w:r>
      </w:del>
      <w:r w:rsidRPr="007849D1">
        <w:rPr>
          <w:rFonts w:eastAsia="Times New Roman" w:cstheme="minorHAnsi"/>
          <w:kern w:val="0"/>
          <w:sz w:val="24"/>
          <w:szCs w:val="24"/>
          <w:lang w:eastAsia="en-CA"/>
          <w14:ligatures w14:val="none"/>
        </w:rPr>
        <w:t xml:space="preserve">I led a team of four high school students and served as a mentor for a data science research project. This experience refined my leadership and mentorship skills while winning 1st prize in both the </w:t>
      </w:r>
      <w:proofErr w:type="spellStart"/>
      <w:r w:rsidRPr="007849D1">
        <w:rPr>
          <w:rFonts w:eastAsia="Times New Roman" w:cstheme="minorHAnsi"/>
          <w:kern w:val="0"/>
          <w:sz w:val="24"/>
          <w:szCs w:val="24"/>
          <w:lang w:eastAsia="en-CA"/>
          <w14:ligatures w14:val="none"/>
        </w:rPr>
        <w:t>Youreka</w:t>
      </w:r>
      <w:proofErr w:type="spellEnd"/>
      <w:r w:rsidRPr="007849D1">
        <w:rPr>
          <w:rFonts w:eastAsia="Times New Roman" w:cstheme="minorHAnsi"/>
          <w:kern w:val="0"/>
          <w:sz w:val="24"/>
          <w:szCs w:val="24"/>
          <w:lang w:eastAsia="en-CA"/>
          <w14:ligatures w14:val="none"/>
        </w:rPr>
        <w:t xml:space="preserve"> Calgary and Nationals competitions for our scientific research manuscript. </w:t>
      </w:r>
      <w:del w:id="373" w:author="Tyler Cluff" w:date="2024-01-28T15:07:00Z">
        <w:r w:rsidRPr="007849D1" w:rsidDel="00AB5F96">
          <w:rPr>
            <w:rFonts w:eastAsia="Times New Roman" w:cstheme="minorHAnsi"/>
            <w:kern w:val="0"/>
            <w:sz w:val="24"/>
            <w:szCs w:val="24"/>
            <w:lang w:eastAsia="en-CA"/>
            <w14:ligatures w14:val="none"/>
          </w:rPr>
          <w:delText>Being a research lead taught me</w:delText>
        </w:r>
      </w:del>
      <w:ins w:id="374" w:author="Tyler Cluff" w:date="2024-01-28T15:07:00Z">
        <w:r w:rsidR="00AB5F96">
          <w:rPr>
            <w:rFonts w:eastAsia="Times New Roman" w:cstheme="minorHAnsi"/>
            <w:kern w:val="0"/>
            <w:sz w:val="24"/>
            <w:szCs w:val="24"/>
            <w:lang w:eastAsia="en-CA"/>
            <w14:ligatures w14:val="none"/>
          </w:rPr>
          <w:t>Through my experience, I learned to</w:t>
        </w:r>
      </w:ins>
      <w:r w:rsidRPr="007849D1">
        <w:rPr>
          <w:rFonts w:eastAsia="Times New Roman" w:cstheme="minorHAnsi"/>
          <w:kern w:val="0"/>
          <w:sz w:val="24"/>
          <w:szCs w:val="24"/>
          <w:lang w:eastAsia="en-CA"/>
          <w14:ligatures w14:val="none"/>
        </w:rPr>
        <w:t xml:space="preserve"> </w:t>
      </w:r>
      <w:del w:id="375" w:author="Tyler Cluff" w:date="2024-01-28T15:08:00Z">
        <w:r w:rsidRPr="007849D1" w:rsidDel="00AB5F96">
          <w:rPr>
            <w:rFonts w:eastAsia="Times New Roman" w:cstheme="minorHAnsi"/>
            <w:kern w:val="0"/>
            <w:sz w:val="24"/>
            <w:szCs w:val="24"/>
            <w:lang w:eastAsia="en-CA"/>
            <w14:ligatures w14:val="none"/>
          </w:rPr>
          <w:delText xml:space="preserve">about </w:delText>
        </w:r>
      </w:del>
      <w:ins w:id="376" w:author="Tyler Cluff" w:date="2024-01-28T15:08:00Z">
        <w:r w:rsidR="00AB5F96">
          <w:rPr>
            <w:rFonts w:eastAsia="Times New Roman" w:cstheme="minorHAnsi"/>
            <w:kern w:val="0"/>
            <w:sz w:val="24"/>
            <w:szCs w:val="24"/>
            <w:lang w:eastAsia="en-CA"/>
            <w14:ligatures w14:val="none"/>
          </w:rPr>
          <w:t>write code in</w:t>
        </w:r>
        <w:r w:rsidR="00AB5F96" w:rsidRPr="007849D1">
          <w:rPr>
            <w:rFonts w:eastAsia="Times New Roman" w:cstheme="minorHAnsi"/>
            <w:kern w:val="0"/>
            <w:sz w:val="24"/>
            <w:szCs w:val="24"/>
            <w:lang w:eastAsia="en-CA"/>
            <w14:ligatures w14:val="none"/>
          </w:rPr>
          <w:t xml:space="preserve"> </w:t>
        </w:r>
      </w:ins>
      <w:r w:rsidRPr="007849D1">
        <w:rPr>
          <w:rFonts w:eastAsia="Times New Roman" w:cstheme="minorHAnsi"/>
          <w:kern w:val="0"/>
          <w:sz w:val="24"/>
          <w:szCs w:val="24"/>
          <w:lang w:eastAsia="en-CA"/>
          <w14:ligatures w14:val="none"/>
        </w:rPr>
        <w:t xml:space="preserve">R studio, a tool for statistical computing and data </w:t>
      </w:r>
      <w:del w:id="377" w:author="Tyler Cluff" w:date="2024-01-28T15:08:00Z">
        <w:r w:rsidRPr="007849D1" w:rsidDel="00AB5F96">
          <w:rPr>
            <w:rFonts w:eastAsia="Times New Roman" w:cstheme="minorHAnsi"/>
            <w:kern w:val="0"/>
            <w:sz w:val="24"/>
            <w:szCs w:val="24"/>
            <w:lang w:eastAsia="en-CA"/>
            <w14:ligatures w14:val="none"/>
          </w:rPr>
          <w:delText>interpretation</w:delText>
        </w:r>
      </w:del>
      <w:ins w:id="378" w:author="Tyler Cluff" w:date="2024-01-28T15:08:00Z">
        <w:r w:rsidR="00AB5F96">
          <w:rPr>
            <w:rFonts w:eastAsia="Times New Roman" w:cstheme="minorHAnsi"/>
            <w:kern w:val="0"/>
            <w:sz w:val="24"/>
            <w:szCs w:val="24"/>
            <w:lang w:eastAsia="en-CA"/>
            <w14:ligatures w14:val="none"/>
          </w:rPr>
          <w:t>analysis</w:t>
        </w:r>
      </w:ins>
      <w:r w:rsidRPr="007849D1">
        <w:rPr>
          <w:rFonts w:eastAsia="Times New Roman" w:cstheme="minorHAnsi"/>
          <w:kern w:val="0"/>
          <w:sz w:val="24"/>
          <w:szCs w:val="24"/>
          <w:lang w:eastAsia="en-CA"/>
          <w14:ligatures w14:val="none"/>
        </w:rPr>
        <w:t xml:space="preserve">. </w:t>
      </w:r>
      <w:del w:id="379" w:author="Tyler Cluff" w:date="2024-01-28T15:16:00Z">
        <w:r w:rsidRPr="007849D1" w:rsidDel="00F66A31">
          <w:rPr>
            <w:rFonts w:eastAsia="Times New Roman" w:cstheme="minorHAnsi"/>
            <w:kern w:val="0"/>
            <w:sz w:val="24"/>
            <w:szCs w:val="24"/>
            <w:lang w:eastAsia="en-CA"/>
            <w14:ligatures w14:val="none"/>
          </w:rPr>
          <w:delText xml:space="preserve">My experience will ensure sound practices in data entry and analysis. </w:delText>
        </w:r>
      </w:del>
      <w:del w:id="380" w:author="Tyler Cluff" w:date="2024-01-28T15:08:00Z">
        <w:r w:rsidRPr="007849D1" w:rsidDel="00AB5F96">
          <w:rPr>
            <w:rFonts w:eastAsia="Times New Roman" w:cstheme="minorHAnsi"/>
            <w:kern w:val="0"/>
            <w:sz w:val="24"/>
            <w:szCs w:val="24"/>
            <w:lang w:eastAsia="en-CA"/>
            <w14:ligatures w14:val="none"/>
          </w:rPr>
          <w:delText>Transferring these skills to my</w:delText>
        </w:r>
      </w:del>
      <w:ins w:id="381" w:author="Tyler Cluff" w:date="2024-01-28T15:09:00Z">
        <w:r w:rsidR="00AB5F96">
          <w:rPr>
            <w:rFonts w:eastAsia="Times New Roman" w:cstheme="minorHAnsi"/>
            <w:kern w:val="0"/>
            <w:sz w:val="24"/>
            <w:szCs w:val="24"/>
            <w:lang w:eastAsia="en-CA"/>
            <w14:ligatures w14:val="none"/>
          </w:rPr>
          <w:t>These skills provide a</w:t>
        </w:r>
      </w:ins>
      <w:del w:id="382" w:author="Tyler Cluff" w:date="2024-01-28T15:09:00Z">
        <w:r w:rsidRPr="007849D1" w:rsidDel="00AB5F96">
          <w:rPr>
            <w:rFonts w:eastAsia="Times New Roman" w:cstheme="minorHAnsi"/>
            <w:kern w:val="0"/>
            <w:sz w:val="24"/>
            <w:szCs w:val="24"/>
            <w:lang w:eastAsia="en-CA"/>
            <w14:ligatures w14:val="none"/>
          </w:rPr>
          <w:delText xml:space="preserve"> summer research project provides a</w:delText>
        </w:r>
      </w:del>
      <w:r w:rsidRPr="007849D1">
        <w:rPr>
          <w:rFonts w:eastAsia="Times New Roman" w:cstheme="minorHAnsi"/>
          <w:kern w:val="0"/>
          <w:sz w:val="24"/>
          <w:szCs w:val="24"/>
          <w:lang w:eastAsia="en-CA"/>
          <w14:ligatures w14:val="none"/>
        </w:rPr>
        <w:t xml:space="preserve"> strong foundation </w:t>
      </w:r>
      <w:del w:id="383" w:author="Tyler Cluff" w:date="2024-01-28T15:09:00Z">
        <w:r w:rsidRPr="007849D1" w:rsidDel="00AB5F96">
          <w:rPr>
            <w:rFonts w:eastAsia="Times New Roman" w:cstheme="minorHAnsi"/>
            <w:kern w:val="0"/>
            <w:sz w:val="24"/>
            <w:szCs w:val="24"/>
            <w:lang w:eastAsia="en-CA"/>
            <w14:ligatures w14:val="none"/>
          </w:rPr>
          <w:delText>regarding data-related tasks</w:delText>
        </w:r>
      </w:del>
      <w:ins w:id="384" w:author="Tyler Cluff" w:date="2024-01-28T15:09:00Z">
        <w:r w:rsidR="00AB5F96">
          <w:rPr>
            <w:rFonts w:eastAsia="Times New Roman" w:cstheme="minorHAnsi"/>
            <w:kern w:val="0"/>
            <w:sz w:val="24"/>
            <w:szCs w:val="24"/>
            <w:lang w:eastAsia="en-CA"/>
            <w14:ligatures w14:val="none"/>
          </w:rPr>
          <w:t>in data analysis that I will leverage in my summer research project</w:t>
        </w:r>
      </w:ins>
      <w:r w:rsidRPr="007849D1">
        <w:rPr>
          <w:rFonts w:eastAsia="Times New Roman" w:cstheme="minorHAnsi"/>
          <w:kern w:val="0"/>
          <w:sz w:val="24"/>
          <w:szCs w:val="24"/>
          <w:lang w:eastAsia="en-CA"/>
          <w14:ligatures w14:val="none"/>
        </w:rPr>
        <w:t xml:space="preserve">. </w:t>
      </w:r>
    </w:p>
    <w:p w14:paraId="7804D921" w14:textId="003CDD9F" w:rsidR="008D7B9C" w:rsidRPr="008D7B9C" w:rsidRDefault="00AB5F96" w:rsidP="008D7B9C">
      <w:pPr>
        <w:jc w:val="both"/>
        <w:rPr>
          <w:rFonts w:cstheme="minorHAnsi"/>
          <w:sz w:val="24"/>
          <w:szCs w:val="24"/>
          <w:lang w:val="en-US"/>
        </w:rPr>
      </w:pPr>
      <w:ins w:id="385" w:author="Tyler Cluff" w:date="2024-01-28T15:09:00Z">
        <w:r>
          <w:rPr>
            <w:rFonts w:eastAsia="Times New Roman" w:cstheme="minorHAnsi"/>
            <w:kern w:val="0"/>
            <w:sz w:val="24"/>
            <w:szCs w:val="24"/>
            <w:lang w:eastAsia="en-CA"/>
            <w14:ligatures w14:val="none"/>
          </w:rPr>
          <w:t>My summer research project will also provide an opportunity to</w:t>
        </w:r>
      </w:ins>
      <w:ins w:id="386" w:author="Tyler Cluff" w:date="2024-01-28T15:10:00Z">
        <w:r>
          <w:rPr>
            <w:rFonts w:eastAsia="Times New Roman" w:cstheme="minorHAnsi"/>
            <w:kern w:val="0"/>
            <w:sz w:val="24"/>
            <w:szCs w:val="24"/>
            <w:lang w:eastAsia="en-CA"/>
            <w14:ligatures w14:val="none"/>
          </w:rPr>
          <w:t xml:space="preserve"> </w:t>
        </w:r>
      </w:ins>
      <w:ins w:id="387" w:author="Tyler Cluff" w:date="2024-01-28T15:16:00Z">
        <w:r w:rsidR="00F66A31">
          <w:rPr>
            <w:rFonts w:eastAsia="Times New Roman" w:cstheme="minorHAnsi"/>
            <w:kern w:val="0"/>
            <w:sz w:val="24"/>
            <w:szCs w:val="24"/>
            <w:lang w:eastAsia="en-CA"/>
            <w14:ligatures w14:val="none"/>
          </w:rPr>
          <w:t>apply</w:t>
        </w:r>
      </w:ins>
      <w:ins w:id="388" w:author="Tyler Cluff" w:date="2024-01-28T15:10:00Z">
        <w:r>
          <w:rPr>
            <w:rFonts w:eastAsia="Times New Roman" w:cstheme="minorHAnsi"/>
            <w:kern w:val="0"/>
            <w:sz w:val="24"/>
            <w:szCs w:val="24"/>
            <w:lang w:eastAsia="en-CA"/>
            <w14:ligatures w14:val="none"/>
          </w:rPr>
          <w:t xml:space="preserve"> theory, knowledge and skills acquired in my undergraduate courses </w:t>
        </w:r>
      </w:ins>
      <w:ins w:id="389" w:author="Tyler Cluff" w:date="2024-01-28T15:16:00Z">
        <w:r w:rsidR="00F66A31">
          <w:rPr>
            <w:rFonts w:eastAsia="Times New Roman" w:cstheme="minorHAnsi"/>
            <w:kern w:val="0"/>
            <w:sz w:val="24"/>
            <w:szCs w:val="24"/>
            <w:lang w:eastAsia="en-CA"/>
            <w14:ligatures w14:val="none"/>
          </w:rPr>
          <w:t>in a</w:t>
        </w:r>
      </w:ins>
      <w:ins w:id="390" w:author="Tyler Cluff" w:date="2024-01-28T15:10:00Z">
        <w:r>
          <w:rPr>
            <w:rFonts w:eastAsia="Times New Roman" w:cstheme="minorHAnsi"/>
            <w:kern w:val="0"/>
            <w:sz w:val="24"/>
            <w:szCs w:val="24"/>
            <w:lang w:eastAsia="en-CA"/>
            <w14:ligatures w14:val="none"/>
          </w:rPr>
          <w:t xml:space="preserve"> research setting. </w:t>
        </w:r>
      </w:ins>
      <w:del w:id="391" w:author="Tyler Cluff" w:date="2024-01-28T15:11:00Z">
        <w:r w:rsidR="0052280C" w:rsidRPr="007849D1" w:rsidDel="00AB5F96">
          <w:rPr>
            <w:rFonts w:eastAsia="Times New Roman" w:cstheme="minorHAnsi"/>
            <w:kern w:val="0"/>
            <w:sz w:val="24"/>
            <w:szCs w:val="24"/>
            <w:lang w:eastAsia="en-CA"/>
            <w14:ligatures w14:val="none"/>
          </w:rPr>
          <w:delText xml:space="preserve">Academically, </w:delText>
        </w:r>
      </w:del>
      <w:r w:rsidR="0052280C" w:rsidRPr="007849D1">
        <w:rPr>
          <w:rFonts w:eastAsia="Times New Roman" w:cstheme="minorHAnsi"/>
          <w:kern w:val="0"/>
          <w:sz w:val="24"/>
          <w:szCs w:val="24"/>
          <w:lang w:eastAsia="en-CA"/>
          <w14:ligatures w14:val="none"/>
        </w:rPr>
        <w:t>I completed KNES 213 (Introduction to Research in Kinesiology) and STATS 205 (Introduction to Statistical Inquiry) in my first year</w:t>
      </w:r>
      <w:ins w:id="392" w:author="Tyler Cluff" w:date="2024-01-28T15:17:00Z">
        <w:r w:rsidR="00F66A31">
          <w:rPr>
            <w:rFonts w:eastAsia="Times New Roman" w:cstheme="minorHAnsi"/>
            <w:kern w:val="0"/>
            <w:sz w:val="24"/>
            <w:szCs w:val="24"/>
            <w:lang w:eastAsia="en-CA"/>
            <w14:ligatures w14:val="none"/>
          </w:rPr>
          <w:t xml:space="preserve">, where </w:t>
        </w:r>
      </w:ins>
      <w:del w:id="393" w:author="Tyler Cluff" w:date="2024-01-28T15:17:00Z">
        <w:r w:rsidR="0052280C" w:rsidRPr="007849D1" w:rsidDel="00F66A31">
          <w:rPr>
            <w:rFonts w:eastAsia="Times New Roman" w:cstheme="minorHAnsi"/>
            <w:kern w:val="0"/>
            <w:sz w:val="24"/>
            <w:szCs w:val="24"/>
            <w:lang w:eastAsia="en-CA"/>
            <w14:ligatures w14:val="none"/>
          </w:rPr>
          <w:delText>. These courses helped me</w:delText>
        </w:r>
      </w:del>
      <w:ins w:id="394" w:author="Tyler Cluff" w:date="2024-01-28T15:17:00Z">
        <w:r w:rsidR="00F66A31">
          <w:rPr>
            <w:rFonts w:eastAsia="Times New Roman" w:cstheme="minorHAnsi"/>
            <w:kern w:val="0"/>
            <w:sz w:val="24"/>
            <w:szCs w:val="24"/>
            <w:lang w:eastAsia="en-CA"/>
            <w14:ligatures w14:val="none"/>
          </w:rPr>
          <w:t>I</w:t>
        </w:r>
      </w:ins>
      <w:r w:rsidR="0052280C" w:rsidRPr="007849D1">
        <w:rPr>
          <w:rFonts w:eastAsia="Times New Roman" w:cstheme="minorHAnsi"/>
          <w:kern w:val="0"/>
          <w:sz w:val="24"/>
          <w:szCs w:val="24"/>
          <w:lang w:eastAsia="en-CA"/>
          <w14:ligatures w14:val="none"/>
        </w:rPr>
        <w:t xml:space="preserve"> learn</w:t>
      </w:r>
      <w:ins w:id="395" w:author="Tyler Cluff" w:date="2024-01-28T15:17:00Z">
        <w:r w:rsidR="00F66A31">
          <w:rPr>
            <w:rFonts w:eastAsia="Times New Roman" w:cstheme="minorHAnsi"/>
            <w:kern w:val="0"/>
            <w:sz w:val="24"/>
            <w:szCs w:val="24"/>
            <w:lang w:eastAsia="en-CA"/>
            <w14:ligatures w14:val="none"/>
          </w:rPr>
          <w:t>ed</w:t>
        </w:r>
      </w:ins>
      <w:r w:rsidR="0052280C" w:rsidRPr="007849D1">
        <w:rPr>
          <w:rFonts w:eastAsia="Times New Roman" w:cstheme="minorHAnsi"/>
          <w:kern w:val="0"/>
          <w:sz w:val="24"/>
          <w:szCs w:val="24"/>
          <w:lang w:eastAsia="en-CA"/>
          <w14:ligatures w14:val="none"/>
        </w:rPr>
        <w:t xml:space="preserve"> about different types of research, statistical modelling, hypothesis testing, and experimental designs. </w:t>
      </w:r>
      <w:del w:id="396" w:author="Tyler Cluff" w:date="2024-01-28T15:11:00Z">
        <w:r w:rsidR="0052280C" w:rsidRPr="007849D1" w:rsidDel="00AB5F96">
          <w:rPr>
            <w:rFonts w:eastAsia="Times New Roman" w:cstheme="minorHAnsi"/>
            <w:kern w:val="0"/>
            <w:sz w:val="24"/>
            <w:szCs w:val="24"/>
            <w:lang w:eastAsia="en-CA"/>
            <w14:ligatures w14:val="none"/>
          </w:rPr>
          <w:delText xml:space="preserve">Thus, I can use the knowledge that I acquired in these courses and apply it to this research opportunity. </w:delText>
        </w:r>
      </w:del>
      <w:r w:rsidR="0052280C" w:rsidRPr="007849D1">
        <w:rPr>
          <w:rFonts w:eastAsia="Times New Roman" w:cstheme="minorHAnsi"/>
          <w:kern w:val="0"/>
          <w:sz w:val="24"/>
          <w:szCs w:val="24"/>
          <w:lang w:eastAsia="en-CA"/>
          <w14:ligatures w14:val="none"/>
        </w:rPr>
        <w:t>Recently, I completed KNES 351 (Foundations of Neural Control of Movement) and KNES 365 (Sensorimotor Neuroscience)</w:t>
      </w:r>
      <w:ins w:id="397" w:author="Tyler Cluff" w:date="2024-01-28T15:17:00Z">
        <w:r w:rsidR="00F66A31">
          <w:rPr>
            <w:rFonts w:eastAsia="Times New Roman" w:cstheme="minorHAnsi"/>
            <w:kern w:val="0"/>
            <w:sz w:val="24"/>
            <w:szCs w:val="24"/>
            <w:lang w:eastAsia="en-CA"/>
            <w14:ligatures w14:val="none"/>
          </w:rPr>
          <w:t>. These</w:t>
        </w:r>
      </w:ins>
      <w:del w:id="398" w:author="Tyler Cluff" w:date="2024-01-28T15:17:00Z">
        <w:r w:rsidR="0052280C" w:rsidRPr="007849D1" w:rsidDel="00F66A31">
          <w:rPr>
            <w:rFonts w:eastAsia="Times New Roman" w:cstheme="minorHAnsi"/>
            <w:kern w:val="0"/>
            <w:sz w:val="24"/>
            <w:szCs w:val="24"/>
            <w:lang w:eastAsia="en-CA"/>
            <w14:ligatures w14:val="none"/>
          </w:rPr>
          <w:delText>,</w:delText>
        </w:r>
      </w:del>
      <w:r w:rsidR="0052280C" w:rsidRPr="007849D1">
        <w:rPr>
          <w:rFonts w:eastAsia="Times New Roman" w:cstheme="minorHAnsi"/>
          <w:kern w:val="0"/>
          <w:sz w:val="24"/>
          <w:szCs w:val="24"/>
          <w:lang w:eastAsia="en-CA"/>
          <w14:ligatures w14:val="none"/>
        </w:rPr>
        <w:t xml:space="preserve"> </w:t>
      </w:r>
      <w:del w:id="399" w:author="Tyler Cluff" w:date="2024-01-28T15:11:00Z">
        <w:r w:rsidR="0052280C" w:rsidRPr="007849D1" w:rsidDel="00AB5F96">
          <w:rPr>
            <w:rFonts w:eastAsia="Times New Roman" w:cstheme="minorHAnsi"/>
            <w:kern w:val="0"/>
            <w:sz w:val="24"/>
            <w:szCs w:val="24"/>
            <w:lang w:eastAsia="en-CA"/>
            <w14:ligatures w14:val="none"/>
          </w:rPr>
          <w:delText xml:space="preserve">which </w:delText>
        </w:r>
      </w:del>
      <w:ins w:id="400" w:author="Tyler Cluff" w:date="2024-01-28T15:17:00Z">
        <w:r w:rsidR="00F66A31">
          <w:rPr>
            <w:rFonts w:eastAsia="Times New Roman" w:cstheme="minorHAnsi"/>
            <w:kern w:val="0"/>
            <w:sz w:val="24"/>
            <w:szCs w:val="24"/>
            <w:lang w:eastAsia="en-CA"/>
            <w14:ligatures w14:val="none"/>
          </w:rPr>
          <w:t>courses provided a detailed understanding</w:t>
        </w:r>
      </w:ins>
      <w:ins w:id="401" w:author="Tyler Cluff" w:date="2024-01-28T15:11:00Z">
        <w:r>
          <w:rPr>
            <w:rFonts w:eastAsia="Times New Roman" w:cstheme="minorHAnsi"/>
            <w:kern w:val="0"/>
            <w:sz w:val="24"/>
            <w:szCs w:val="24"/>
            <w:lang w:eastAsia="en-CA"/>
            <w14:ligatures w14:val="none"/>
          </w:rPr>
          <w:t xml:space="preserve"> </w:t>
        </w:r>
      </w:ins>
      <w:ins w:id="402" w:author="Tyler Cluff" w:date="2024-01-28T15:17:00Z">
        <w:r w:rsidR="00F66A31">
          <w:rPr>
            <w:rFonts w:eastAsia="Times New Roman" w:cstheme="minorHAnsi"/>
            <w:kern w:val="0"/>
            <w:sz w:val="24"/>
            <w:szCs w:val="24"/>
            <w:lang w:eastAsia="en-CA"/>
            <w14:ligatures w14:val="none"/>
          </w:rPr>
          <w:t>of</w:t>
        </w:r>
      </w:ins>
      <w:del w:id="403" w:author="Tyler Cluff" w:date="2024-01-28T15:11:00Z">
        <w:r w:rsidR="0052280C" w:rsidRPr="007849D1" w:rsidDel="00AB5F96">
          <w:rPr>
            <w:rFonts w:eastAsia="Times New Roman" w:cstheme="minorHAnsi"/>
            <w:kern w:val="0"/>
            <w:sz w:val="24"/>
            <w:szCs w:val="24"/>
            <w:lang w:eastAsia="en-CA"/>
            <w14:ligatures w14:val="none"/>
          </w:rPr>
          <w:delText>taught me</w:delText>
        </w:r>
      </w:del>
      <w:r w:rsidR="0052280C" w:rsidRPr="007849D1">
        <w:rPr>
          <w:rFonts w:eastAsia="Times New Roman" w:cstheme="minorHAnsi"/>
          <w:kern w:val="0"/>
          <w:sz w:val="24"/>
          <w:szCs w:val="24"/>
          <w:lang w:eastAsia="en-CA"/>
          <w14:ligatures w14:val="none"/>
        </w:rPr>
        <w:t xml:space="preserve"> </w:t>
      </w:r>
      <w:del w:id="404" w:author="Tyler Cluff" w:date="2024-01-28T15:11:00Z">
        <w:r w:rsidR="0052280C" w:rsidRPr="007849D1" w:rsidDel="00AB5F96">
          <w:rPr>
            <w:rFonts w:eastAsia="Times New Roman" w:cstheme="minorHAnsi"/>
            <w:kern w:val="0"/>
            <w:sz w:val="24"/>
            <w:szCs w:val="24"/>
            <w:lang w:eastAsia="en-CA"/>
            <w14:ligatures w14:val="none"/>
          </w:rPr>
          <w:delText>how human movement is coordinated by the nervous system</w:delText>
        </w:r>
      </w:del>
      <w:ins w:id="405" w:author="Tyler Cluff" w:date="2024-01-28T15:23:00Z">
        <w:r w:rsidR="00F66A31">
          <w:rPr>
            <w:rFonts w:eastAsia="Times New Roman" w:cstheme="minorHAnsi"/>
            <w:kern w:val="0"/>
            <w:sz w:val="24"/>
            <w:szCs w:val="24"/>
            <w:lang w:eastAsia="en-CA"/>
            <w14:ligatures w14:val="none"/>
          </w:rPr>
          <w:t>functional neuroanatomy and neurophysiological principles</w:t>
        </w:r>
      </w:ins>
      <w:ins w:id="406" w:author="Tyler Cluff" w:date="2024-01-28T15:11:00Z">
        <w:r>
          <w:rPr>
            <w:rFonts w:eastAsia="Times New Roman" w:cstheme="minorHAnsi"/>
            <w:kern w:val="0"/>
            <w:sz w:val="24"/>
            <w:szCs w:val="24"/>
            <w:lang w:eastAsia="en-CA"/>
            <w14:ligatures w14:val="none"/>
          </w:rPr>
          <w:t xml:space="preserve"> underlying </w:t>
        </w:r>
      </w:ins>
      <w:ins w:id="407" w:author="Tyler Cluff" w:date="2024-01-28T15:24:00Z">
        <w:r w:rsidR="00F66A31">
          <w:rPr>
            <w:rFonts w:eastAsia="Times New Roman" w:cstheme="minorHAnsi"/>
            <w:kern w:val="0"/>
            <w:sz w:val="24"/>
            <w:szCs w:val="24"/>
            <w:lang w:eastAsia="en-CA"/>
            <w14:ligatures w14:val="none"/>
          </w:rPr>
          <w:t xml:space="preserve">the </w:t>
        </w:r>
      </w:ins>
      <w:ins w:id="408" w:author="Tyler Cluff" w:date="2024-01-28T15:12:00Z">
        <w:r>
          <w:rPr>
            <w:rFonts w:eastAsia="Times New Roman" w:cstheme="minorHAnsi"/>
            <w:kern w:val="0"/>
            <w:sz w:val="24"/>
            <w:szCs w:val="24"/>
            <w:lang w:eastAsia="en-CA"/>
            <w14:ligatures w14:val="none"/>
          </w:rPr>
          <w:t>control of human actions</w:t>
        </w:r>
      </w:ins>
      <w:del w:id="409" w:author="Tyler Cluff" w:date="2024-01-28T15:23:00Z">
        <w:r w:rsidR="0052280C" w:rsidRPr="007849D1" w:rsidDel="00F66A31">
          <w:rPr>
            <w:rFonts w:eastAsia="Times New Roman" w:cstheme="minorHAnsi"/>
            <w:kern w:val="0"/>
            <w:sz w:val="24"/>
            <w:szCs w:val="24"/>
            <w:lang w:eastAsia="en-CA"/>
            <w14:ligatures w14:val="none"/>
          </w:rPr>
          <w:delText>. Learning about neurophysiology and neuroanatomy in these course</w:delText>
        </w:r>
      </w:del>
      <w:ins w:id="410" w:author="Tyler Cluff" w:date="2024-01-28T15:23:00Z">
        <w:r w:rsidR="00F66A31">
          <w:rPr>
            <w:rFonts w:eastAsia="Times New Roman" w:cstheme="minorHAnsi"/>
            <w:kern w:val="0"/>
            <w:sz w:val="24"/>
            <w:szCs w:val="24"/>
            <w:lang w:eastAsia="en-CA"/>
            <w14:ligatures w14:val="none"/>
          </w:rPr>
          <w:t xml:space="preserve"> that</w:t>
        </w:r>
      </w:ins>
      <w:del w:id="411" w:author="Tyler Cluff" w:date="2024-01-28T15:23:00Z">
        <w:r w:rsidR="0052280C" w:rsidRPr="007849D1" w:rsidDel="00F66A31">
          <w:rPr>
            <w:rFonts w:eastAsia="Times New Roman" w:cstheme="minorHAnsi"/>
            <w:kern w:val="0"/>
            <w:sz w:val="24"/>
            <w:szCs w:val="24"/>
            <w:lang w:eastAsia="en-CA"/>
            <w14:ligatures w14:val="none"/>
          </w:rPr>
          <w:delText>s</w:delText>
        </w:r>
      </w:del>
      <w:r w:rsidR="0052280C" w:rsidRPr="007849D1">
        <w:rPr>
          <w:rFonts w:eastAsia="Times New Roman" w:cstheme="minorHAnsi"/>
          <w:kern w:val="0"/>
          <w:sz w:val="24"/>
          <w:szCs w:val="24"/>
          <w:lang w:eastAsia="en-CA"/>
          <w14:ligatures w14:val="none"/>
        </w:rPr>
        <w:t xml:space="preserve"> sparked my interest in </w:t>
      </w:r>
      <w:del w:id="412" w:author="Tyler Cluff" w:date="2024-01-28T15:24:00Z">
        <w:r w:rsidR="0052280C" w:rsidRPr="007849D1" w:rsidDel="00F66A31">
          <w:rPr>
            <w:rFonts w:eastAsia="Times New Roman" w:cstheme="minorHAnsi"/>
            <w:kern w:val="0"/>
            <w:sz w:val="24"/>
            <w:szCs w:val="24"/>
            <w:lang w:eastAsia="en-CA"/>
            <w14:ligatures w14:val="none"/>
          </w:rPr>
          <w:delText>doing further research into this topic</w:delText>
        </w:r>
      </w:del>
      <w:ins w:id="413" w:author="Tyler Cluff" w:date="2024-01-28T15:24:00Z">
        <w:r w:rsidR="00F66A31">
          <w:rPr>
            <w:rFonts w:eastAsia="Times New Roman" w:cstheme="minorHAnsi"/>
            <w:kern w:val="0"/>
            <w:sz w:val="24"/>
            <w:szCs w:val="24"/>
            <w:lang w:eastAsia="en-CA"/>
            <w14:ligatures w14:val="none"/>
          </w:rPr>
          <w:t>getting involved with research</w:t>
        </w:r>
      </w:ins>
      <w:r w:rsidR="0052280C" w:rsidRPr="007849D1">
        <w:rPr>
          <w:rFonts w:eastAsia="Times New Roman" w:cstheme="minorHAnsi"/>
          <w:kern w:val="0"/>
          <w:sz w:val="24"/>
          <w:szCs w:val="24"/>
          <w:lang w:eastAsia="en-CA"/>
          <w14:ligatures w14:val="none"/>
        </w:rPr>
        <w:t xml:space="preserve">. The academic foundation laid in these courses positions me </w:t>
      </w:r>
      <w:del w:id="414" w:author="Tyler Cluff" w:date="2024-01-28T15:12:00Z">
        <w:r w:rsidR="0052280C" w:rsidRPr="007849D1" w:rsidDel="00AB5F96">
          <w:rPr>
            <w:rFonts w:eastAsia="Times New Roman" w:cstheme="minorHAnsi"/>
            <w:kern w:val="0"/>
            <w:sz w:val="24"/>
            <w:szCs w:val="24"/>
            <w:lang w:eastAsia="en-CA"/>
            <w14:ligatures w14:val="none"/>
          </w:rPr>
          <w:delText xml:space="preserve">well </w:delText>
        </w:r>
      </w:del>
      <w:r w:rsidR="0052280C" w:rsidRPr="007849D1">
        <w:rPr>
          <w:rFonts w:eastAsia="Times New Roman" w:cstheme="minorHAnsi"/>
          <w:kern w:val="0"/>
          <w:sz w:val="24"/>
          <w:szCs w:val="24"/>
          <w:lang w:eastAsia="en-CA"/>
          <w14:ligatures w14:val="none"/>
        </w:rPr>
        <w:t>to contribute meaningfully to the proposed research project</w:t>
      </w:r>
      <w:del w:id="415" w:author="Tyler Cluff" w:date="2024-01-28T15:12:00Z">
        <w:r w:rsidR="0052280C" w:rsidRPr="007849D1" w:rsidDel="00AB5F96">
          <w:rPr>
            <w:rFonts w:eastAsia="Times New Roman" w:cstheme="minorHAnsi"/>
            <w:kern w:val="0"/>
            <w:sz w:val="24"/>
            <w:szCs w:val="24"/>
            <w:lang w:eastAsia="en-CA"/>
            <w14:ligatures w14:val="none"/>
          </w:rPr>
          <w:delText>, which deals with the nervous system</w:delText>
        </w:r>
      </w:del>
      <w:r w:rsidR="0052280C" w:rsidRPr="007849D1">
        <w:rPr>
          <w:rFonts w:eastAsia="Times New Roman" w:cstheme="minorHAnsi"/>
          <w:kern w:val="0"/>
          <w:sz w:val="24"/>
          <w:szCs w:val="24"/>
          <w:lang w:eastAsia="en-CA"/>
          <w14:ligatures w14:val="none"/>
        </w:rPr>
        <w:t>.</w:t>
      </w:r>
    </w:p>
    <w:p w14:paraId="6E249D91" w14:textId="73BC532A" w:rsidR="005158FC" w:rsidRPr="008D7B9C" w:rsidRDefault="005158FC">
      <w:pPr>
        <w:rPr>
          <w:rFonts w:eastAsia="Times New Roman" w:cstheme="minorHAnsi"/>
          <w:b/>
          <w:bCs/>
          <w:kern w:val="0"/>
          <w:sz w:val="24"/>
          <w:szCs w:val="24"/>
          <w:lang w:eastAsia="en-CA"/>
          <w14:ligatures w14:val="none"/>
        </w:rPr>
      </w:pPr>
      <w:r w:rsidRPr="008D7B9C">
        <w:rPr>
          <w:rFonts w:eastAsia="Times New Roman" w:cstheme="minorHAnsi"/>
          <w:b/>
          <w:bCs/>
          <w:kern w:val="0"/>
          <w:sz w:val="24"/>
          <w:szCs w:val="24"/>
          <w:lang w:eastAsia="en-CA"/>
          <w14:ligatures w14:val="none"/>
        </w:rPr>
        <w:t>Tell us how your work is Transdisciplinary. (100 words)</w:t>
      </w:r>
    </w:p>
    <w:p w14:paraId="63613FF3" w14:textId="76CBCD2A" w:rsidR="008D7B9C" w:rsidRPr="00EB5D76" w:rsidRDefault="008D7B9C" w:rsidP="00EB5D76">
      <w:pPr>
        <w:jc w:val="both"/>
        <w:rPr>
          <w:rFonts w:eastAsia="Times New Roman" w:cstheme="minorHAnsi"/>
          <w:kern w:val="0"/>
          <w:sz w:val="24"/>
          <w:szCs w:val="24"/>
          <w:lang w:eastAsia="en-CA"/>
          <w14:ligatures w14:val="none"/>
        </w:rPr>
      </w:pPr>
      <w:del w:id="416" w:author="Tyler Cluff" w:date="2024-01-28T15:24:00Z">
        <w:r w:rsidRPr="008D7B9C" w:rsidDel="00F66A31">
          <w:rPr>
            <w:rFonts w:eastAsia="Times New Roman" w:cstheme="minorHAnsi"/>
            <w:kern w:val="0"/>
            <w:sz w:val="24"/>
            <w:szCs w:val="24"/>
            <w:lang w:eastAsia="en-CA"/>
            <w14:ligatures w14:val="none"/>
          </w:rPr>
          <w:delText>This work in</w:delText>
        </w:r>
      </w:del>
      <w:ins w:id="417" w:author="Tyler Cluff" w:date="2024-01-28T15:24:00Z">
        <w:r w:rsidR="00F66A31">
          <w:rPr>
            <w:rFonts w:eastAsia="Times New Roman" w:cstheme="minorHAnsi"/>
            <w:kern w:val="0"/>
            <w:sz w:val="24"/>
            <w:szCs w:val="24"/>
            <w:lang w:eastAsia="en-CA"/>
            <w14:ligatures w14:val="none"/>
          </w:rPr>
          <w:t>My project</w:t>
        </w:r>
      </w:ins>
      <w:ins w:id="418" w:author="Tyler Cluff" w:date="2024-01-28T15:25:00Z">
        <w:r w:rsidR="00F66A31">
          <w:rPr>
            <w:rFonts w:eastAsia="Times New Roman" w:cstheme="minorHAnsi"/>
            <w:kern w:val="0"/>
            <w:sz w:val="24"/>
            <w:szCs w:val="24"/>
            <w:lang w:eastAsia="en-CA"/>
            <w14:ligatures w14:val="none"/>
          </w:rPr>
          <w:t xml:space="preserve"> will</w:t>
        </w:r>
      </w:ins>
      <w:ins w:id="419" w:author="Tyler Cluff" w:date="2024-01-28T15:24:00Z">
        <w:r w:rsidR="00F66A31">
          <w:rPr>
            <w:rFonts w:eastAsia="Times New Roman" w:cstheme="minorHAnsi"/>
            <w:kern w:val="0"/>
            <w:sz w:val="24"/>
            <w:szCs w:val="24"/>
            <w:lang w:eastAsia="en-CA"/>
            <w14:ligatures w14:val="none"/>
          </w:rPr>
          <w:t xml:space="preserve"> integrate</w:t>
        </w:r>
      </w:ins>
      <w:ins w:id="420" w:author="Tyler Cluff" w:date="2024-01-28T15:25:00Z">
        <w:r w:rsidR="00F66A31">
          <w:rPr>
            <w:rFonts w:eastAsia="Times New Roman" w:cstheme="minorHAnsi"/>
            <w:kern w:val="0"/>
            <w:sz w:val="24"/>
            <w:szCs w:val="24"/>
            <w:lang w:eastAsia="en-CA"/>
            <w14:ligatures w14:val="none"/>
          </w:rPr>
          <w:t xml:space="preserve"> engineering</w:t>
        </w:r>
      </w:ins>
      <w:ins w:id="421" w:author="Tyler Cluff" w:date="2024-01-28T15:33:00Z">
        <w:r w:rsidR="00CB4B8E">
          <w:rPr>
            <w:rFonts w:eastAsia="Times New Roman" w:cstheme="minorHAnsi"/>
            <w:kern w:val="0"/>
            <w:sz w:val="24"/>
            <w:szCs w:val="24"/>
            <w:lang w:eastAsia="en-CA"/>
            <w14:ligatures w14:val="none"/>
          </w:rPr>
          <w:t xml:space="preserve"> tools with techniques </w:t>
        </w:r>
      </w:ins>
      <w:ins w:id="422" w:author="Tyler Cluff" w:date="2024-01-28T15:40:00Z">
        <w:r w:rsidR="00F67517">
          <w:rPr>
            <w:rFonts w:eastAsia="Times New Roman" w:cstheme="minorHAnsi"/>
            <w:kern w:val="0"/>
            <w:sz w:val="24"/>
            <w:szCs w:val="24"/>
            <w:lang w:eastAsia="en-CA"/>
            <w14:ligatures w14:val="none"/>
          </w:rPr>
          <w:t>from</w:t>
        </w:r>
      </w:ins>
      <w:ins w:id="423" w:author="Tyler Cluff" w:date="2024-01-28T15:33:00Z">
        <w:r w:rsidR="00CB4B8E">
          <w:rPr>
            <w:rFonts w:eastAsia="Times New Roman" w:cstheme="minorHAnsi"/>
            <w:kern w:val="0"/>
            <w:sz w:val="24"/>
            <w:szCs w:val="24"/>
            <w:lang w:eastAsia="en-CA"/>
            <w14:ligatures w14:val="none"/>
          </w:rPr>
          <w:t xml:space="preserve"> </w:t>
        </w:r>
      </w:ins>
      <w:ins w:id="424" w:author="Tyler Cluff" w:date="2024-01-28T15:24:00Z">
        <w:r w:rsidR="00F66A31">
          <w:rPr>
            <w:rFonts w:eastAsia="Times New Roman" w:cstheme="minorHAnsi"/>
            <w:kern w:val="0"/>
            <w:sz w:val="24"/>
            <w:szCs w:val="24"/>
            <w:lang w:eastAsia="en-CA"/>
            <w14:ligatures w14:val="none"/>
          </w:rPr>
          <w:t>rob</w:t>
        </w:r>
      </w:ins>
      <w:ins w:id="425" w:author="Tyler Cluff" w:date="2024-01-28T15:25:00Z">
        <w:r w:rsidR="00F66A31">
          <w:rPr>
            <w:rFonts w:eastAsia="Times New Roman" w:cstheme="minorHAnsi"/>
            <w:kern w:val="0"/>
            <w:sz w:val="24"/>
            <w:szCs w:val="24"/>
            <w:lang w:eastAsia="en-CA"/>
            <w14:ligatures w14:val="none"/>
          </w:rPr>
          <w:t xml:space="preserve">otics, </w:t>
        </w:r>
      </w:ins>
      <w:del w:id="426" w:author="Tyler Cluff" w:date="2024-01-28T15:24:00Z">
        <w:r w:rsidRPr="008D7B9C" w:rsidDel="00F66A31">
          <w:rPr>
            <w:rFonts w:eastAsia="Times New Roman" w:cstheme="minorHAnsi"/>
            <w:kern w:val="0"/>
            <w:sz w:val="24"/>
            <w:szCs w:val="24"/>
            <w:lang w:eastAsia="en-CA"/>
            <w14:ligatures w14:val="none"/>
          </w:rPr>
          <w:delText xml:space="preserve">volves </w:delText>
        </w:r>
      </w:del>
      <w:del w:id="427" w:author="Tyler Cluff" w:date="2024-01-28T15:25:00Z">
        <w:r w:rsidRPr="008D7B9C" w:rsidDel="00F66A31">
          <w:rPr>
            <w:rFonts w:eastAsia="Times New Roman" w:cstheme="minorHAnsi"/>
            <w:kern w:val="0"/>
            <w:sz w:val="24"/>
            <w:szCs w:val="24"/>
            <w:lang w:eastAsia="en-CA"/>
            <w14:ligatures w14:val="none"/>
          </w:rPr>
          <w:delText>basic neuroscience</w:delText>
        </w:r>
      </w:del>
      <w:ins w:id="428" w:author="Tyler Cluff" w:date="2024-01-28T15:26:00Z">
        <w:r w:rsidR="00CB4B8E">
          <w:rPr>
            <w:rFonts w:eastAsia="Times New Roman" w:cstheme="minorHAnsi"/>
            <w:kern w:val="0"/>
            <w:sz w:val="24"/>
            <w:szCs w:val="24"/>
            <w:lang w:eastAsia="en-CA"/>
            <w14:ligatures w14:val="none"/>
          </w:rPr>
          <w:t>neurophysiological</w:t>
        </w:r>
      </w:ins>
      <w:ins w:id="429" w:author="Tyler Cluff" w:date="2024-01-28T15:29:00Z">
        <w:r w:rsidR="00CB4B8E">
          <w:rPr>
            <w:rFonts w:eastAsia="Times New Roman" w:cstheme="minorHAnsi"/>
            <w:kern w:val="0"/>
            <w:sz w:val="24"/>
            <w:szCs w:val="24"/>
            <w:lang w:eastAsia="en-CA"/>
            <w14:ligatures w14:val="none"/>
          </w:rPr>
          <w:t xml:space="preserve"> and behavioural </w:t>
        </w:r>
      </w:ins>
      <w:ins w:id="430" w:author="Tyler Cluff" w:date="2024-01-28T15:40:00Z">
        <w:r w:rsidR="00F67517">
          <w:rPr>
            <w:rFonts w:eastAsia="Times New Roman" w:cstheme="minorHAnsi"/>
            <w:kern w:val="0"/>
            <w:sz w:val="24"/>
            <w:szCs w:val="24"/>
            <w:lang w:eastAsia="en-CA"/>
            <w14:ligatures w14:val="none"/>
          </w:rPr>
          <w:t>experiments</w:t>
        </w:r>
      </w:ins>
      <w:ins w:id="431" w:author="Tyler Cluff" w:date="2024-01-28T15:27:00Z">
        <w:r w:rsidR="00CB4B8E">
          <w:rPr>
            <w:rFonts w:eastAsia="Times New Roman" w:cstheme="minorHAnsi"/>
            <w:kern w:val="0"/>
            <w:sz w:val="24"/>
            <w:szCs w:val="24"/>
            <w:lang w:eastAsia="en-CA"/>
            <w14:ligatures w14:val="none"/>
          </w:rPr>
          <w:t>, and metabolomics</w:t>
        </w:r>
      </w:ins>
      <w:del w:id="432" w:author="Tyler Cluff" w:date="2024-01-28T15:12:00Z">
        <w:r w:rsidRPr="008D7B9C" w:rsidDel="00AB5F96">
          <w:rPr>
            <w:rFonts w:eastAsia="Times New Roman" w:cstheme="minorHAnsi"/>
            <w:kern w:val="0"/>
            <w:sz w:val="24"/>
            <w:szCs w:val="24"/>
            <w:lang w:eastAsia="en-CA"/>
            <w14:ligatures w14:val="none"/>
          </w:rPr>
          <w:delText xml:space="preserve"> and the use of </w:delText>
        </w:r>
      </w:del>
      <w:del w:id="433" w:author="Tyler Cluff" w:date="2024-01-28T15:13:00Z">
        <w:r w:rsidRPr="008D7B9C" w:rsidDel="00AB5F96">
          <w:rPr>
            <w:rFonts w:eastAsia="Times New Roman" w:cstheme="minorHAnsi"/>
            <w:kern w:val="0"/>
            <w:sz w:val="24"/>
            <w:szCs w:val="24"/>
            <w:lang w:eastAsia="en-CA"/>
            <w14:ligatures w14:val="none"/>
          </w:rPr>
          <w:delText>robotics</w:delText>
        </w:r>
      </w:del>
      <w:ins w:id="434" w:author="Tyler Cluff" w:date="2024-01-28T15:12:00Z">
        <w:r w:rsidR="00AB5F96">
          <w:rPr>
            <w:rFonts w:eastAsia="Times New Roman" w:cstheme="minorHAnsi"/>
            <w:kern w:val="0"/>
            <w:sz w:val="24"/>
            <w:szCs w:val="24"/>
            <w:lang w:eastAsia="en-CA"/>
            <w14:ligatures w14:val="none"/>
          </w:rPr>
          <w:t xml:space="preserve"> </w:t>
        </w:r>
      </w:ins>
      <w:del w:id="435" w:author="Tyler Cluff" w:date="2024-01-28T15:27:00Z">
        <w:r w:rsidRPr="008D7B9C" w:rsidDel="00CB4B8E">
          <w:rPr>
            <w:rFonts w:eastAsia="Times New Roman" w:cstheme="minorHAnsi"/>
            <w:kern w:val="0"/>
            <w:sz w:val="24"/>
            <w:szCs w:val="24"/>
            <w:lang w:eastAsia="en-CA"/>
            <w14:ligatures w14:val="none"/>
          </w:rPr>
          <w:delText xml:space="preserve">, </w:delText>
        </w:r>
      </w:del>
      <w:r w:rsidRPr="008D7B9C">
        <w:rPr>
          <w:rFonts w:eastAsia="Times New Roman" w:cstheme="minorHAnsi"/>
          <w:kern w:val="0"/>
          <w:sz w:val="24"/>
          <w:szCs w:val="24"/>
          <w:lang w:eastAsia="en-CA"/>
          <w14:ligatures w14:val="none"/>
        </w:rPr>
        <w:t xml:space="preserve">to </w:t>
      </w:r>
      <w:del w:id="436" w:author="Tyler Cluff" w:date="2024-01-28T15:13:00Z">
        <w:r w:rsidRPr="008D7B9C" w:rsidDel="00AB5F96">
          <w:rPr>
            <w:rFonts w:eastAsia="Times New Roman" w:cstheme="minorHAnsi"/>
            <w:kern w:val="0"/>
            <w:sz w:val="24"/>
            <w:szCs w:val="24"/>
            <w:lang w:eastAsia="en-CA"/>
            <w14:ligatures w14:val="none"/>
          </w:rPr>
          <w:delText xml:space="preserve">understand </w:delText>
        </w:r>
      </w:del>
      <w:ins w:id="437" w:author="Tyler Cluff" w:date="2024-01-28T15:13:00Z">
        <w:r w:rsidR="00AB5F96">
          <w:rPr>
            <w:rFonts w:eastAsia="Times New Roman" w:cstheme="minorHAnsi"/>
            <w:kern w:val="0"/>
            <w:sz w:val="24"/>
            <w:szCs w:val="24"/>
            <w:lang w:eastAsia="en-CA"/>
            <w14:ligatures w14:val="none"/>
          </w:rPr>
          <w:t>provide a holistic understanding of muscle</w:t>
        </w:r>
        <w:r w:rsidR="00AB5F96" w:rsidRPr="008D7B9C">
          <w:rPr>
            <w:rFonts w:eastAsia="Times New Roman" w:cstheme="minorHAnsi"/>
            <w:kern w:val="0"/>
            <w:sz w:val="24"/>
            <w:szCs w:val="24"/>
            <w:lang w:eastAsia="en-CA"/>
            <w14:ligatures w14:val="none"/>
          </w:rPr>
          <w:t xml:space="preserve"> </w:t>
        </w:r>
      </w:ins>
      <w:r w:rsidRPr="008D7B9C">
        <w:rPr>
          <w:rFonts w:eastAsia="Times New Roman" w:cstheme="minorHAnsi"/>
          <w:kern w:val="0"/>
          <w:sz w:val="24"/>
          <w:szCs w:val="24"/>
          <w:lang w:eastAsia="en-CA"/>
          <w14:ligatures w14:val="none"/>
        </w:rPr>
        <w:lastRenderedPageBreak/>
        <w:t xml:space="preserve">coactivation. </w:t>
      </w:r>
      <w:del w:id="438" w:author="Tyler Cluff" w:date="2024-01-28T15:27:00Z">
        <w:r w:rsidRPr="008D7B9C" w:rsidDel="00CB4B8E">
          <w:rPr>
            <w:rFonts w:eastAsia="Times New Roman" w:cstheme="minorHAnsi"/>
            <w:kern w:val="0"/>
            <w:sz w:val="24"/>
            <w:szCs w:val="24"/>
            <w:lang w:eastAsia="en-CA"/>
            <w14:ligatures w14:val="none"/>
          </w:rPr>
          <w:delText>Our work</w:delText>
        </w:r>
      </w:del>
      <w:ins w:id="439" w:author="Tyler Cluff" w:date="2024-01-28T15:27:00Z">
        <w:r w:rsidR="00CB4B8E">
          <w:rPr>
            <w:rFonts w:eastAsia="Times New Roman" w:cstheme="minorHAnsi"/>
            <w:kern w:val="0"/>
            <w:sz w:val="24"/>
            <w:szCs w:val="24"/>
            <w:lang w:eastAsia="en-CA"/>
            <w14:ligatures w14:val="none"/>
          </w:rPr>
          <w:t>The project will</w:t>
        </w:r>
      </w:ins>
      <w:r w:rsidRPr="008D7B9C">
        <w:rPr>
          <w:rFonts w:eastAsia="Times New Roman" w:cstheme="minorHAnsi"/>
          <w:kern w:val="0"/>
          <w:sz w:val="24"/>
          <w:szCs w:val="24"/>
          <w:lang w:eastAsia="en-CA"/>
          <w14:ligatures w14:val="none"/>
        </w:rPr>
        <w:t xml:space="preserve"> </w:t>
      </w:r>
      <w:del w:id="440" w:author="Tyler Cluff" w:date="2024-01-28T15:27:00Z">
        <w:r w:rsidRPr="008D7B9C" w:rsidDel="00CB4B8E">
          <w:rPr>
            <w:rFonts w:eastAsia="Times New Roman" w:cstheme="minorHAnsi"/>
            <w:kern w:val="0"/>
            <w:sz w:val="24"/>
            <w:szCs w:val="24"/>
            <w:lang w:eastAsia="en-CA"/>
            <w14:ligatures w14:val="none"/>
          </w:rPr>
          <w:delText xml:space="preserve">tries to </w:delText>
        </w:r>
      </w:del>
      <w:r w:rsidRPr="008D7B9C">
        <w:rPr>
          <w:rFonts w:eastAsia="Times New Roman" w:cstheme="minorHAnsi"/>
          <w:kern w:val="0"/>
          <w:sz w:val="24"/>
          <w:szCs w:val="24"/>
          <w:lang w:eastAsia="en-CA"/>
          <w14:ligatures w14:val="none"/>
        </w:rPr>
        <w:t>challenge</w:t>
      </w:r>
      <w:del w:id="441" w:author="Tyler Cluff" w:date="2024-01-28T15:27:00Z">
        <w:r w:rsidRPr="008D7B9C" w:rsidDel="00CB4B8E">
          <w:rPr>
            <w:rFonts w:eastAsia="Times New Roman" w:cstheme="minorHAnsi"/>
            <w:kern w:val="0"/>
            <w:sz w:val="24"/>
            <w:szCs w:val="24"/>
            <w:lang w:eastAsia="en-CA"/>
            <w14:ligatures w14:val="none"/>
          </w:rPr>
          <w:delText xml:space="preserve"> the</w:delText>
        </w:r>
      </w:del>
      <w:r w:rsidRPr="008D7B9C">
        <w:rPr>
          <w:rFonts w:eastAsia="Times New Roman" w:cstheme="minorHAnsi"/>
          <w:kern w:val="0"/>
          <w:sz w:val="24"/>
          <w:szCs w:val="24"/>
          <w:lang w:eastAsia="en-CA"/>
          <w14:ligatures w14:val="none"/>
        </w:rPr>
        <w:t xml:space="preserve"> </w:t>
      </w:r>
      <w:del w:id="442" w:author="Tyler Cluff" w:date="2024-01-28T15:34:00Z">
        <w:r w:rsidRPr="008D7B9C" w:rsidDel="00CB4B8E">
          <w:rPr>
            <w:rFonts w:eastAsia="Times New Roman" w:cstheme="minorHAnsi"/>
            <w:kern w:val="0"/>
            <w:sz w:val="24"/>
            <w:szCs w:val="24"/>
            <w:lang w:eastAsia="en-CA"/>
            <w14:ligatures w14:val="none"/>
          </w:rPr>
          <w:delText xml:space="preserve">traditional </w:delText>
        </w:r>
      </w:del>
      <w:del w:id="443" w:author="Tyler Cluff" w:date="2024-01-28T15:27:00Z">
        <w:r w:rsidRPr="008D7B9C" w:rsidDel="00CB4B8E">
          <w:rPr>
            <w:rFonts w:eastAsia="Times New Roman" w:cstheme="minorHAnsi"/>
            <w:kern w:val="0"/>
            <w:sz w:val="24"/>
            <w:szCs w:val="24"/>
            <w:lang w:eastAsia="en-CA"/>
            <w14:ligatures w14:val="none"/>
          </w:rPr>
          <w:delText xml:space="preserve">notions </w:delText>
        </w:r>
      </w:del>
      <w:ins w:id="444" w:author="Tyler Cluff" w:date="2024-01-28T15:27:00Z">
        <w:r w:rsidR="00CB4B8E">
          <w:rPr>
            <w:rFonts w:eastAsia="Times New Roman" w:cstheme="minorHAnsi"/>
            <w:kern w:val="0"/>
            <w:sz w:val="24"/>
            <w:szCs w:val="24"/>
            <w:lang w:eastAsia="en-CA"/>
            <w14:ligatures w14:val="none"/>
          </w:rPr>
          <w:t>ideas</w:t>
        </w:r>
        <w:r w:rsidR="00CB4B8E" w:rsidRPr="008D7B9C">
          <w:rPr>
            <w:rFonts w:eastAsia="Times New Roman" w:cstheme="minorHAnsi"/>
            <w:kern w:val="0"/>
            <w:sz w:val="24"/>
            <w:szCs w:val="24"/>
            <w:lang w:eastAsia="en-CA"/>
            <w14:ligatures w14:val="none"/>
          </w:rPr>
          <w:t xml:space="preserve"> </w:t>
        </w:r>
      </w:ins>
      <w:r w:rsidRPr="008D7B9C">
        <w:rPr>
          <w:rFonts w:eastAsia="Times New Roman" w:cstheme="minorHAnsi"/>
          <w:kern w:val="0"/>
          <w:sz w:val="24"/>
          <w:szCs w:val="24"/>
          <w:lang w:eastAsia="en-CA"/>
          <w14:ligatures w14:val="none"/>
        </w:rPr>
        <w:t>about coactivation</w:t>
      </w:r>
      <w:ins w:id="445" w:author="Tyler Cluff" w:date="2024-01-28T15:34:00Z">
        <w:r w:rsidR="00CB4B8E">
          <w:rPr>
            <w:rFonts w:eastAsia="Times New Roman" w:cstheme="minorHAnsi"/>
            <w:kern w:val="0"/>
            <w:sz w:val="24"/>
            <w:szCs w:val="24"/>
            <w:lang w:eastAsia="en-CA"/>
            <w14:ligatures w14:val="none"/>
          </w:rPr>
          <w:t xml:space="preserve"> that have had a longstanding impact on the field of systems neuroscience</w:t>
        </w:r>
      </w:ins>
      <w:ins w:id="446" w:author="Tyler Cluff" w:date="2024-01-28T15:30:00Z">
        <w:r w:rsidR="00CB4B8E">
          <w:rPr>
            <w:rFonts w:eastAsia="Times New Roman" w:cstheme="minorHAnsi"/>
            <w:kern w:val="0"/>
            <w:sz w:val="24"/>
            <w:szCs w:val="24"/>
            <w:lang w:eastAsia="en-CA"/>
            <w14:ligatures w14:val="none"/>
          </w:rPr>
          <w:t xml:space="preserve">. </w:t>
        </w:r>
        <w:del w:id="447" w:author="Bhuvan Dubey" w:date="2024-02-01T15:37:00Z">
          <w:r w:rsidR="00CB4B8E" w:rsidRPr="007F16E9" w:rsidDel="003225A3">
            <w:rPr>
              <w:rFonts w:eastAsia="Times New Roman" w:cstheme="minorHAnsi"/>
              <w:strike/>
              <w:kern w:val="0"/>
              <w:sz w:val="24"/>
              <w:szCs w:val="24"/>
              <w:lang w:eastAsia="en-CA"/>
              <w14:ligatures w14:val="none"/>
              <w:rPrChange w:id="448" w:author="Bhuvan Dubey" w:date="2024-01-30T13:06:00Z">
                <w:rPr>
                  <w:rFonts w:eastAsia="Times New Roman" w:cstheme="minorHAnsi"/>
                  <w:kern w:val="0"/>
                  <w:sz w:val="24"/>
                  <w:szCs w:val="24"/>
                  <w:lang w:eastAsia="en-CA"/>
                  <w14:ligatures w14:val="none"/>
                </w:rPr>
              </w:rPrChange>
            </w:rPr>
            <w:delText>My aim is</w:delText>
          </w:r>
        </w:del>
      </w:ins>
      <w:del w:id="449" w:author="Bhuvan Dubey" w:date="2024-02-01T15:37:00Z">
        <w:r w:rsidRPr="007F16E9" w:rsidDel="003225A3">
          <w:rPr>
            <w:rFonts w:eastAsia="Times New Roman" w:cstheme="minorHAnsi"/>
            <w:strike/>
            <w:kern w:val="0"/>
            <w:sz w:val="24"/>
            <w:szCs w:val="24"/>
            <w:lang w:eastAsia="en-CA"/>
            <w14:ligatures w14:val="none"/>
            <w:rPrChange w:id="450" w:author="Bhuvan Dubey" w:date="2024-01-30T13:06:00Z">
              <w:rPr>
                <w:rFonts w:eastAsia="Times New Roman" w:cstheme="minorHAnsi"/>
                <w:kern w:val="0"/>
                <w:sz w:val="24"/>
                <w:szCs w:val="24"/>
                <w:lang w:eastAsia="en-CA"/>
                <w14:ligatures w14:val="none"/>
              </w:rPr>
            </w:rPrChange>
          </w:rPr>
          <w:delText xml:space="preserve">, and we are ultimately hoping to improve knowledge </w:delText>
        </w:r>
      </w:del>
      <w:ins w:id="451" w:author="Tyler Cluff" w:date="2024-01-28T15:30:00Z">
        <w:del w:id="452" w:author="Bhuvan Dubey" w:date="2024-02-01T15:37:00Z">
          <w:r w:rsidR="00CB4B8E" w:rsidRPr="007F16E9" w:rsidDel="003225A3">
            <w:rPr>
              <w:rFonts w:eastAsia="Times New Roman" w:cstheme="minorHAnsi"/>
              <w:strike/>
              <w:kern w:val="0"/>
              <w:sz w:val="24"/>
              <w:szCs w:val="24"/>
              <w:lang w:eastAsia="en-CA"/>
              <w14:ligatures w14:val="none"/>
              <w:rPrChange w:id="453" w:author="Bhuvan Dubey" w:date="2024-01-30T13:06:00Z">
                <w:rPr>
                  <w:rFonts w:eastAsia="Times New Roman" w:cstheme="minorHAnsi"/>
                  <w:kern w:val="0"/>
                  <w:sz w:val="24"/>
                  <w:szCs w:val="24"/>
                  <w:lang w:eastAsia="en-CA"/>
                  <w14:ligatures w14:val="none"/>
                </w:rPr>
              </w:rPrChange>
            </w:rPr>
            <w:delText>our</w:delText>
          </w:r>
        </w:del>
      </w:ins>
      <w:ins w:id="454" w:author="Tyler Cluff" w:date="2024-01-28T15:31:00Z">
        <w:del w:id="455" w:author="Bhuvan Dubey" w:date="2024-02-01T15:37:00Z">
          <w:r w:rsidR="00CB4B8E" w:rsidRPr="007F16E9" w:rsidDel="003225A3">
            <w:rPr>
              <w:rFonts w:eastAsia="Times New Roman" w:cstheme="minorHAnsi"/>
              <w:strike/>
              <w:kern w:val="0"/>
              <w:sz w:val="24"/>
              <w:szCs w:val="24"/>
              <w:lang w:eastAsia="en-CA"/>
              <w14:ligatures w14:val="none"/>
              <w:rPrChange w:id="456" w:author="Bhuvan Dubey" w:date="2024-01-30T13:06:00Z">
                <w:rPr>
                  <w:rFonts w:eastAsia="Times New Roman" w:cstheme="minorHAnsi"/>
                  <w:kern w:val="0"/>
                  <w:sz w:val="24"/>
                  <w:szCs w:val="24"/>
                  <w:lang w:eastAsia="en-CA"/>
                  <w14:ligatures w14:val="none"/>
                </w:rPr>
              </w:rPrChange>
            </w:rPr>
            <w:delText xml:space="preserve"> basic understanding </w:delText>
          </w:r>
        </w:del>
      </w:ins>
      <w:del w:id="457" w:author="Bhuvan Dubey" w:date="2024-02-01T15:37:00Z">
        <w:r w:rsidRPr="007F16E9" w:rsidDel="003225A3">
          <w:rPr>
            <w:rFonts w:eastAsia="Times New Roman" w:cstheme="minorHAnsi"/>
            <w:strike/>
            <w:kern w:val="0"/>
            <w:sz w:val="24"/>
            <w:szCs w:val="24"/>
            <w:lang w:eastAsia="en-CA"/>
            <w14:ligatures w14:val="none"/>
            <w:rPrChange w:id="458" w:author="Bhuvan Dubey" w:date="2024-01-30T13:06:00Z">
              <w:rPr>
                <w:rFonts w:eastAsia="Times New Roman" w:cstheme="minorHAnsi"/>
                <w:kern w:val="0"/>
                <w:sz w:val="24"/>
                <w:szCs w:val="24"/>
                <w:lang w:eastAsia="en-CA"/>
                <w14:ligatures w14:val="none"/>
              </w:rPr>
            </w:rPrChange>
          </w:rPr>
          <w:delText xml:space="preserve">about </w:delText>
        </w:r>
      </w:del>
      <w:ins w:id="459" w:author="Tyler Cluff" w:date="2024-01-28T15:32:00Z">
        <w:del w:id="460" w:author="Bhuvan Dubey" w:date="2024-02-01T15:37:00Z">
          <w:r w:rsidR="00CB4B8E" w:rsidRPr="007F16E9" w:rsidDel="003225A3">
            <w:rPr>
              <w:rFonts w:eastAsia="Times New Roman" w:cstheme="minorHAnsi"/>
              <w:strike/>
              <w:kern w:val="0"/>
              <w:sz w:val="24"/>
              <w:szCs w:val="24"/>
              <w:lang w:eastAsia="en-CA"/>
              <w14:ligatures w14:val="none"/>
              <w:rPrChange w:id="461" w:author="Bhuvan Dubey" w:date="2024-01-30T13:06:00Z">
                <w:rPr>
                  <w:rFonts w:eastAsia="Times New Roman" w:cstheme="minorHAnsi"/>
                  <w:kern w:val="0"/>
                  <w:sz w:val="24"/>
                  <w:szCs w:val="24"/>
                  <w:lang w:eastAsia="en-CA"/>
                  <w14:ligatures w14:val="none"/>
                </w:rPr>
              </w:rPrChange>
            </w:rPr>
            <w:delText>of</w:delText>
          </w:r>
        </w:del>
      </w:ins>
      <w:del w:id="462" w:author="Bhuvan Dubey" w:date="2024-02-01T15:37:00Z">
        <w:r w:rsidRPr="007F16E9" w:rsidDel="003225A3">
          <w:rPr>
            <w:rFonts w:eastAsia="Times New Roman" w:cstheme="minorHAnsi"/>
            <w:strike/>
            <w:kern w:val="0"/>
            <w:sz w:val="24"/>
            <w:szCs w:val="24"/>
            <w:lang w:eastAsia="en-CA"/>
            <w14:ligatures w14:val="none"/>
            <w:rPrChange w:id="463" w:author="Bhuvan Dubey" w:date="2024-01-30T13:06:00Z">
              <w:rPr>
                <w:rFonts w:eastAsia="Times New Roman" w:cstheme="minorHAnsi"/>
                <w:kern w:val="0"/>
                <w:sz w:val="24"/>
                <w:szCs w:val="24"/>
                <w:lang w:eastAsia="en-CA"/>
                <w14:ligatures w14:val="none"/>
              </w:rPr>
            </w:rPrChange>
          </w:rPr>
          <w:delText>how coactivation</w:delText>
        </w:r>
      </w:del>
      <w:ins w:id="464" w:author="Tyler Cluff" w:date="2024-01-28T15:32:00Z">
        <w:del w:id="465" w:author="Bhuvan Dubey" w:date="2024-02-01T15:37:00Z">
          <w:r w:rsidR="00CB4B8E" w:rsidRPr="007F16E9" w:rsidDel="003225A3">
            <w:rPr>
              <w:rFonts w:eastAsia="Times New Roman" w:cstheme="minorHAnsi"/>
              <w:strike/>
              <w:kern w:val="0"/>
              <w:sz w:val="24"/>
              <w:szCs w:val="24"/>
              <w:lang w:eastAsia="en-CA"/>
              <w14:ligatures w14:val="none"/>
              <w:rPrChange w:id="466" w:author="Bhuvan Dubey" w:date="2024-01-30T13:06:00Z">
                <w:rPr>
                  <w:rFonts w:eastAsia="Times New Roman" w:cstheme="minorHAnsi"/>
                  <w:kern w:val="0"/>
                  <w:sz w:val="24"/>
                  <w:szCs w:val="24"/>
                  <w:lang w:eastAsia="en-CA"/>
                  <w14:ligatures w14:val="none"/>
                </w:rPr>
              </w:rPrChange>
            </w:rPr>
            <w:delText xml:space="preserve"> and how it</w:delText>
          </w:r>
        </w:del>
      </w:ins>
      <w:del w:id="467" w:author="Bhuvan Dubey" w:date="2024-02-01T15:37:00Z">
        <w:r w:rsidRPr="007F16E9" w:rsidDel="003225A3">
          <w:rPr>
            <w:rFonts w:eastAsia="Times New Roman" w:cstheme="minorHAnsi"/>
            <w:strike/>
            <w:kern w:val="0"/>
            <w:sz w:val="24"/>
            <w:szCs w:val="24"/>
            <w:lang w:eastAsia="en-CA"/>
            <w14:ligatures w14:val="none"/>
            <w:rPrChange w:id="468" w:author="Bhuvan Dubey" w:date="2024-01-30T13:06:00Z">
              <w:rPr>
                <w:rFonts w:eastAsia="Times New Roman" w:cstheme="minorHAnsi"/>
                <w:kern w:val="0"/>
                <w:sz w:val="24"/>
                <w:szCs w:val="24"/>
                <w:lang w:eastAsia="en-CA"/>
                <w14:ligatures w14:val="none"/>
              </w:rPr>
            </w:rPrChange>
          </w:rPr>
          <w:delText xml:space="preserve"> increases responsiveness</w:delText>
        </w:r>
      </w:del>
      <w:ins w:id="469" w:author="Tyler Cluff" w:date="2024-01-28T15:32:00Z">
        <w:del w:id="470" w:author="Bhuvan Dubey" w:date="2024-02-01T15:37:00Z">
          <w:r w:rsidR="00CB4B8E" w:rsidRPr="007F16E9" w:rsidDel="003225A3">
            <w:rPr>
              <w:rFonts w:eastAsia="Times New Roman" w:cstheme="minorHAnsi"/>
              <w:strike/>
              <w:kern w:val="0"/>
              <w:sz w:val="24"/>
              <w:szCs w:val="24"/>
              <w:lang w:eastAsia="en-CA"/>
              <w14:ligatures w14:val="none"/>
              <w:rPrChange w:id="471" w:author="Bhuvan Dubey" w:date="2024-01-30T13:06:00Z">
                <w:rPr>
                  <w:rFonts w:eastAsia="Times New Roman" w:cstheme="minorHAnsi"/>
                  <w:kern w:val="0"/>
                  <w:sz w:val="24"/>
                  <w:szCs w:val="24"/>
                  <w:lang w:eastAsia="en-CA"/>
                  <w14:ligatures w14:val="none"/>
                </w:rPr>
              </w:rPrChange>
            </w:rPr>
            <w:delText>interacts with the neural processing of sensory feedback</w:delText>
          </w:r>
        </w:del>
      </w:ins>
      <w:ins w:id="472" w:author="Tyler Cluff" w:date="2024-01-28T15:34:00Z">
        <w:del w:id="473" w:author="Bhuvan Dubey" w:date="2024-02-01T15:37:00Z">
          <w:r w:rsidR="00CB4B8E" w:rsidRPr="007F16E9" w:rsidDel="003225A3">
            <w:rPr>
              <w:rFonts w:eastAsia="Times New Roman" w:cstheme="minorHAnsi"/>
              <w:strike/>
              <w:kern w:val="0"/>
              <w:sz w:val="24"/>
              <w:szCs w:val="24"/>
              <w:lang w:eastAsia="en-CA"/>
              <w14:ligatures w14:val="none"/>
              <w:rPrChange w:id="474" w:author="Bhuvan Dubey" w:date="2024-01-30T13:06:00Z">
                <w:rPr>
                  <w:rFonts w:eastAsia="Times New Roman" w:cstheme="minorHAnsi"/>
                  <w:kern w:val="0"/>
                  <w:sz w:val="24"/>
                  <w:szCs w:val="24"/>
                  <w:lang w:eastAsia="en-CA"/>
                  <w14:ligatures w14:val="none"/>
                </w:rPr>
              </w:rPrChange>
            </w:rPr>
            <w:delText xml:space="preserve">. </w:delText>
          </w:r>
        </w:del>
      </w:ins>
      <w:ins w:id="475" w:author="Tyler Cluff" w:date="2024-01-28T16:08:00Z">
        <w:r w:rsidR="000C7F57">
          <w:rPr>
            <w:rFonts w:eastAsia="Times New Roman" w:cstheme="minorHAnsi"/>
            <w:kern w:val="0"/>
            <w:sz w:val="24"/>
            <w:szCs w:val="24"/>
            <w:lang w:eastAsia="en-CA"/>
            <w14:ligatures w14:val="none"/>
          </w:rPr>
          <w:t>My work will test the idea that</w:t>
        </w:r>
      </w:ins>
      <w:ins w:id="476" w:author="Tyler Cluff" w:date="2024-01-28T15:34:00Z">
        <w:r w:rsidR="00CB4B8E">
          <w:rPr>
            <w:rFonts w:eastAsia="Times New Roman" w:cstheme="minorHAnsi"/>
            <w:kern w:val="0"/>
            <w:sz w:val="24"/>
            <w:szCs w:val="24"/>
            <w:lang w:eastAsia="en-CA"/>
            <w14:ligatures w14:val="none"/>
          </w:rPr>
          <w:t xml:space="preserve"> muscle coactivation imp</w:t>
        </w:r>
      </w:ins>
      <w:ins w:id="477" w:author="Tyler Cluff" w:date="2024-01-28T15:35:00Z">
        <w:r w:rsidR="00CB4B8E">
          <w:rPr>
            <w:rFonts w:eastAsia="Times New Roman" w:cstheme="minorHAnsi"/>
            <w:kern w:val="0"/>
            <w:sz w:val="24"/>
            <w:szCs w:val="24"/>
            <w:lang w:eastAsia="en-CA"/>
            <w14:ligatures w14:val="none"/>
          </w:rPr>
          <w:t>roves performance by</w:t>
        </w:r>
      </w:ins>
      <w:ins w:id="478" w:author="Tyler Cluff" w:date="2024-01-28T15:32:00Z">
        <w:r w:rsidR="00CB4B8E">
          <w:rPr>
            <w:rFonts w:eastAsia="Times New Roman" w:cstheme="minorHAnsi"/>
            <w:kern w:val="0"/>
            <w:sz w:val="24"/>
            <w:szCs w:val="24"/>
            <w:lang w:eastAsia="en-CA"/>
            <w14:ligatures w14:val="none"/>
          </w:rPr>
          <w:t xml:space="preserve"> enabl</w:t>
        </w:r>
      </w:ins>
      <w:ins w:id="479" w:author="Tyler Cluff" w:date="2024-01-28T15:35:00Z">
        <w:r w:rsidR="00CB4B8E">
          <w:rPr>
            <w:rFonts w:eastAsia="Times New Roman" w:cstheme="minorHAnsi"/>
            <w:kern w:val="0"/>
            <w:sz w:val="24"/>
            <w:szCs w:val="24"/>
            <w:lang w:eastAsia="en-CA"/>
            <w14:ligatures w14:val="none"/>
          </w:rPr>
          <w:t>ing</w:t>
        </w:r>
      </w:ins>
      <w:del w:id="480" w:author="Tyler Cluff" w:date="2024-01-28T15:32:00Z">
        <w:r w:rsidRPr="008D7B9C" w:rsidDel="00CB4B8E">
          <w:rPr>
            <w:rFonts w:eastAsia="Times New Roman" w:cstheme="minorHAnsi"/>
            <w:kern w:val="0"/>
            <w:sz w:val="24"/>
            <w:szCs w:val="24"/>
            <w:lang w:eastAsia="en-CA"/>
            <w14:ligatures w14:val="none"/>
          </w:rPr>
          <w:delText xml:space="preserve"> to sensory feedback, enabling</w:delText>
        </w:r>
      </w:del>
      <w:r w:rsidRPr="008D7B9C">
        <w:rPr>
          <w:rFonts w:eastAsia="Times New Roman" w:cstheme="minorHAnsi"/>
          <w:kern w:val="0"/>
          <w:sz w:val="24"/>
          <w:szCs w:val="24"/>
          <w:lang w:eastAsia="en-CA"/>
          <w14:ligatures w14:val="none"/>
        </w:rPr>
        <w:t xml:space="preserve"> fast and forceful </w:t>
      </w:r>
      <w:ins w:id="481" w:author="Bhuvan Dubey" w:date="2024-02-01T15:36:00Z">
        <w:r w:rsidR="003225A3">
          <w:rPr>
            <w:rFonts w:eastAsia="Times New Roman" w:cstheme="minorHAnsi"/>
            <w:kern w:val="0"/>
            <w:sz w:val="24"/>
            <w:szCs w:val="24"/>
            <w:lang w:eastAsia="en-CA"/>
            <w14:ligatures w14:val="none"/>
          </w:rPr>
          <w:t xml:space="preserve">neural responses to sensory feedback. </w:t>
        </w:r>
      </w:ins>
      <w:del w:id="482" w:author="Bhuvan Dubey" w:date="2024-02-01T15:36:00Z">
        <w:r w:rsidRPr="008D7B9C" w:rsidDel="003225A3">
          <w:rPr>
            <w:rFonts w:eastAsia="Times New Roman" w:cstheme="minorHAnsi"/>
            <w:kern w:val="0"/>
            <w:sz w:val="24"/>
            <w:szCs w:val="24"/>
            <w:lang w:eastAsia="en-CA"/>
            <w14:ligatures w14:val="none"/>
          </w:rPr>
          <w:delText xml:space="preserve">corrective responses that minimize </w:delText>
        </w:r>
      </w:del>
      <w:ins w:id="483" w:author="Tyler Cluff" w:date="2024-01-28T15:33:00Z">
        <w:del w:id="484" w:author="Bhuvan Dubey" w:date="2024-02-01T15:36:00Z">
          <w:r w:rsidR="00CB4B8E" w:rsidRPr="008D7B9C" w:rsidDel="003225A3">
            <w:rPr>
              <w:rFonts w:eastAsia="Times New Roman" w:cstheme="minorHAnsi"/>
              <w:kern w:val="0"/>
              <w:sz w:val="24"/>
              <w:szCs w:val="24"/>
              <w:lang w:eastAsia="en-CA"/>
              <w14:ligatures w14:val="none"/>
            </w:rPr>
            <w:delText>minimiz</w:delText>
          </w:r>
        </w:del>
      </w:ins>
      <w:ins w:id="485" w:author="Tyler Cluff" w:date="2024-01-28T15:35:00Z">
        <w:del w:id="486" w:author="Bhuvan Dubey" w:date="2024-02-01T15:36:00Z">
          <w:r w:rsidR="00CB4B8E" w:rsidDel="003225A3">
            <w:rPr>
              <w:rFonts w:eastAsia="Times New Roman" w:cstheme="minorHAnsi"/>
              <w:kern w:val="0"/>
              <w:sz w:val="24"/>
              <w:szCs w:val="24"/>
              <w:lang w:eastAsia="en-CA"/>
              <w14:ligatures w14:val="none"/>
            </w:rPr>
            <w:delText>e</w:delText>
          </w:r>
        </w:del>
      </w:ins>
      <w:ins w:id="487" w:author="Tyler Cluff" w:date="2024-01-28T15:33:00Z">
        <w:del w:id="488" w:author="Bhuvan Dubey" w:date="2024-02-01T15:36:00Z">
          <w:r w:rsidR="00CB4B8E" w:rsidRPr="008D7B9C" w:rsidDel="003225A3">
            <w:rPr>
              <w:rFonts w:eastAsia="Times New Roman" w:cstheme="minorHAnsi"/>
              <w:kern w:val="0"/>
              <w:sz w:val="24"/>
              <w:szCs w:val="24"/>
              <w:lang w:eastAsia="en-CA"/>
              <w14:ligatures w14:val="none"/>
            </w:rPr>
            <w:delText xml:space="preserve"> </w:delText>
          </w:r>
        </w:del>
      </w:ins>
      <w:del w:id="489" w:author="Bhuvan Dubey" w:date="2024-02-01T15:36:00Z">
        <w:r w:rsidRPr="008D7B9C" w:rsidDel="003225A3">
          <w:rPr>
            <w:rFonts w:eastAsia="Times New Roman" w:cstheme="minorHAnsi"/>
            <w:kern w:val="0"/>
            <w:sz w:val="24"/>
            <w:szCs w:val="24"/>
            <w:lang w:eastAsia="en-CA"/>
            <w14:ligatures w14:val="none"/>
          </w:rPr>
          <w:delText xml:space="preserve">the effects of physical disturbances and improve performance. </w:delText>
        </w:r>
      </w:del>
      <w:r w:rsidRPr="008D7B9C">
        <w:rPr>
          <w:rFonts w:eastAsia="Times New Roman" w:cstheme="minorHAnsi"/>
          <w:kern w:val="0"/>
          <w:sz w:val="24"/>
          <w:szCs w:val="24"/>
          <w:lang w:eastAsia="en-CA"/>
          <w14:ligatures w14:val="none"/>
        </w:rPr>
        <w:t xml:space="preserve">This project </w:t>
      </w:r>
      <w:ins w:id="490" w:author="Tyler Cluff" w:date="2024-01-28T16:08:00Z">
        <w:r w:rsidR="000C7F57">
          <w:rPr>
            <w:rFonts w:eastAsia="Times New Roman" w:cstheme="minorHAnsi"/>
            <w:kern w:val="0"/>
            <w:sz w:val="24"/>
            <w:szCs w:val="24"/>
            <w:lang w:eastAsia="en-CA"/>
            <w14:ligatures w14:val="none"/>
          </w:rPr>
          <w:t xml:space="preserve">is integrative in nature and </w:t>
        </w:r>
      </w:ins>
      <w:del w:id="491" w:author="Tyler Cluff" w:date="2024-01-28T16:08:00Z">
        <w:r w:rsidRPr="008D7B9C" w:rsidDel="000C7F57">
          <w:rPr>
            <w:rFonts w:eastAsia="Times New Roman" w:cstheme="minorHAnsi"/>
            <w:kern w:val="0"/>
            <w:sz w:val="24"/>
            <w:szCs w:val="24"/>
            <w:lang w:eastAsia="en-CA"/>
            <w14:ligatures w14:val="none"/>
          </w:rPr>
          <w:delText>will try to</w:delText>
        </w:r>
      </w:del>
      <w:ins w:id="492" w:author="Tyler Cluff" w:date="2024-01-28T16:08:00Z">
        <w:r w:rsidR="000C7F57">
          <w:rPr>
            <w:rFonts w:eastAsia="Times New Roman" w:cstheme="minorHAnsi"/>
            <w:kern w:val="0"/>
            <w:sz w:val="24"/>
            <w:szCs w:val="24"/>
            <w:lang w:eastAsia="en-CA"/>
            <w14:ligatures w14:val="none"/>
          </w:rPr>
          <w:t>crosses several</w:t>
        </w:r>
      </w:ins>
      <w:r w:rsidRPr="008D7B9C">
        <w:rPr>
          <w:rFonts w:eastAsia="Times New Roman" w:cstheme="minorHAnsi"/>
          <w:kern w:val="0"/>
          <w:sz w:val="24"/>
          <w:szCs w:val="24"/>
          <w:lang w:eastAsia="en-CA"/>
          <w14:ligatures w14:val="none"/>
        </w:rPr>
        <w:t xml:space="preserve"> </w:t>
      </w:r>
      <w:del w:id="493" w:author="Tyler Cluff" w:date="2024-01-28T16:08:00Z">
        <w:r w:rsidRPr="008D7B9C" w:rsidDel="000C7F57">
          <w:rPr>
            <w:rFonts w:eastAsia="Times New Roman" w:cstheme="minorHAnsi"/>
            <w:kern w:val="0"/>
            <w:sz w:val="24"/>
            <w:szCs w:val="24"/>
            <w:lang w:eastAsia="en-CA"/>
            <w14:ligatures w14:val="none"/>
          </w:rPr>
          <w:delText xml:space="preserve">transcend </w:delText>
        </w:r>
      </w:del>
      <w:r w:rsidRPr="008D7B9C">
        <w:rPr>
          <w:rFonts w:eastAsia="Times New Roman" w:cstheme="minorHAnsi"/>
          <w:kern w:val="0"/>
          <w:sz w:val="24"/>
          <w:szCs w:val="24"/>
          <w:lang w:eastAsia="en-CA"/>
          <w14:ligatures w14:val="none"/>
        </w:rPr>
        <w:t xml:space="preserve">disciplinary boundaries </w:t>
      </w:r>
      <w:del w:id="494" w:author="Tyler Cluff" w:date="2024-01-28T16:08:00Z">
        <w:r w:rsidRPr="008D7B9C" w:rsidDel="000C7F57">
          <w:rPr>
            <w:rFonts w:eastAsia="Times New Roman" w:cstheme="minorHAnsi"/>
            <w:kern w:val="0"/>
            <w:sz w:val="24"/>
            <w:szCs w:val="24"/>
            <w:lang w:eastAsia="en-CA"/>
            <w14:ligatures w14:val="none"/>
          </w:rPr>
          <w:delText xml:space="preserve">and </w:delText>
        </w:r>
      </w:del>
      <w:ins w:id="495" w:author="Tyler Cluff" w:date="2024-01-28T16:08:00Z">
        <w:r w:rsidR="000C7F57">
          <w:rPr>
            <w:rFonts w:eastAsia="Times New Roman" w:cstheme="minorHAnsi"/>
            <w:kern w:val="0"/>
            <w:sz w:val="24"/>
            <w:szCs w:val="24"/>
            <w:lang w:eastAsia="en-CA"/>
            <w14:ligatures w14:val="none"/>
          </w:rPr>
          <w:t xml:space="preserve">by </w:t>
        </w:r>
      </w:ins>
      <w:ins w:id="496" w:author="Tyler Cluff" w:date="2024-01-28T16:09:00Z">
        <w:r w:rsidR="000C7F57">
          <w:rPr>
            <w:rFonts w:eastAsia="Times New Roman" w:cstheme="minorHAnsi"/>
            <w:kern w:val="0"/>
            <w:sz w:val="24"/>
            <w:szCs w:val="24"/>
            <w:lang w:eastAsia="en-CA"/>
            <w14:ligatures w14:val="none"/>
          </w:rPr>
          <w:t>pairing</w:t>
        </w:r>
      </w:ins>
      <w:ins w:id="497" w:author="Tyler Cluff" w:date="2024-01-28T16:08:00Z">
        <w:r w:rsidR="000C7F57" w:rsidRPr="008D7B9C">
          <w:rPr>
            <w:rFonts w:eastAsia="Times New Roman" w:cstheme="minorHAnsi"/>
            <w:kern w:val="0"/>
            <w:sz w:val="24"/>
            <w:szCs w:val="24"/>
            <w:lang w:eastAsia="en-CA"/>
            <w14:ligatures w14:val="none"/>
          </w:rPr>
          <w:t xml:space="preserve"> </w:t>
        </w:r>
      </w:ins>
      <w:del w:id="498" w:author="Tyler Cluff" w:date="2024-01-28T16:08:00Z">
        <w:r w:rsidRPr="008D7B9C" w:rsidDel="000C7F57">
          <w:rPr>
            <w:rFonts w:eastAsia="Times New Roman" w:cstheme="minorHAnsi"/>
            <w:kern w:val="0"/>
            <w:sz w:val="24"/>
            <w:szCs w:val="24"/>
            <w:lang w:eastAsia="en-CA"/>
            <w14:ligatures w14:val="none"/>
          </w:rPr>
          <w:delText xml:space="preserve">integrate </w:delText>
        </w:r>
      </w:del>
      <w:r w:rsidRPr="008D7B9C">
        <w:rPr>
          <w:rFonts w:eastAsia="Times New Roman" w:cstheme="minorHAnsi"/>
          <w:kern w:val="0"/>
          <w:sz w:val="24"/>
          <w:szCs w:val="24"/>
          <w:lang w:eastAsia="en-CA"/>
          <w14:ligatures w14:val="none"/>
        </w:rPr>
        <w:t>neuroscience principles with cutting-edge robotics</w:t>
      </w:r>
      <w:ins w:id="499" w:author="Tyler Cluff" w:date="2024-01-28T16:09:00Z">
        <w:r w:rsidR="000C7F57">
          <w:rPr>
            <w:rFonts w:eastAsia="Times New Roman" w:cstheme="minorHAnsi"/>
            <w:kern w:val="0"/>
            <w:sz w:val="24"/>
            <w:szCs w:val="24"/>
            <w:lang w:eastAsia="en-CA"/>
            <w14:ligatures w14:val="none"/>
          </w:rPr>
          <w:t xml:space="preserve"> and physiological techniques</w:t>
        </w:r>
      </w:ins>
      <w:del w:id="500" w:author="Tyler Cluff" w:date="2024-01-28T16:09:00Z">
        <w:r w:rsidRPr="008D7B9C" w:rsidDel="000C7F57">
          <w:rPr>
            <w:rFonts w:eastAsia="Times New Roman" w:cstheme="minorHAnsi"/>
            <w:kern w:val="0"/>
            <w:sz w:val="24"/>
            <w:szCs w:val="24"/>
            <w:lang w:eastAsia="en-CA"/>
            <w14:ligatures w14:val="none"/>
          </w:rPr>
          <w:delText>,</w:delText>
        </w:r>
      </w:del>
      <w:r w:rsidRPr="008D7B9C">
        <w:rPr>
          <w:rFonts w:eastAsia="Times New Roman" w:cstheme="minorHAnsi"/>
          <w:kern w:val="0"/>
          <w:sz w:val="24"/>
          <w:szCs w:val="24"/>
          <w:lang w:eastAsia="en-CA"/>
          <w14:ligatures w14:val="none"/>
        </w:rPr>
        <w:t xml:space="preserve"> </w:t>
      </w:r>
      <w:del w:id="501" w:author="Tyler Cluff" w:date="2024-01-28T16:09:00Z">
        <w:r w:rsidRPr="008D7B9C" w:rsidDel="000C7F57">
          <w:rPr>
            <w:rFonts w:eastAsia="Times New Roman" w:cstheme="minorHAnsi"/>
            <w:kern w:val="0"/>
            <w:sz w:val="24"/>
            <w:szCs w:val="24"/>
            <w:lang w:eastAsia="en-CA"/>
            <w14:ligatures w14:val="none"/>
          </w:rPr>
          <w:delText xml:space="preserve">aiming </w:delText>
        </w:r>
      </w:del>
      <w:r w:rsidRPr="008D7B9C">
        <w:rPr>
          <w:rFonts w:eastAsia="Times New Roman" w:cstheme="minorHAnsi"/>
          <w:kern w:val="0"/>
          <w:sz w:val="24"/>
          <w:szCs w:val="24"/>
          <w:lang w:eastAsia="en-CA"/>
          <w14:ligatures w14:val="none"/>
        </w:rPr>
        <w:t xml:space="preserve">to enhance our </w:t>
      </w:r>
      <w:del w:id="502" w:author="Tyler Cluff" w:date="2024-01-28T16:09:00Z">
        <w:r w:rsidRPr="008D7B9C" w:rsidDel="000C7F57">
          <w:rPr>
            <w:rFonts w:eastAsia="Times New Roman" w:cstheme="minorHAnsi"/>
            <w:kern w:val="0"/>
            <w:sz w:val="24"/>
            <w:szCs w:val="24"/>
            <w:lang w:eastAsia="en-CA"/>
            <w14:ligatures w14:val="none"/>
          </w:rPr>
          <w:delText xml:space="preserve">comprehension. </w:delText>
        </w:r>
      </w:del>
      <w:del w:id="503" w:author="Tyler Cluff" w:date="2024-01-28T15:40:00Z">
        <w:r w:rsidRPr="008D7B9C" w:rsidDel="00F67517">
          <w:rPr>
            <w:rFonts w:eastAsia="Times New Roman" w:cstheme="minorHAnsi"/>
            <w:kern w:val="0"/>
            <w:sz w:val="24"/>
            <w:szCs w:val="24"/>
            <w:lang w:eastAsia="en-CA"/>
            <w14:ligatures w14:val="none"/>
          </w:rPr>
          <w:delText>By using highly detailed robotic assessments, we shift from subjective to precise, objective evaluations.</w:delText>
        </w:r>
      </w:del>
      <w:ins w:id="504" w:author="Tyler Cluff" w:date="2024-01-28T16:09:00Z">
        <w:r w:rsidR="000C7F57">
          <w:rPr>
            <w:rFonts w:eastAsia="Times New Roman" w:cstheme="minorHAnsi"/>
            <w:kern w:val="0"/>
            <w:sz w:val="24"/>
            <w:szCs w:val="24"/>
            <w:lang w:eastAsia="en-CA"/>
            <w14:ligatures w14:val="none"/>
          </w:rPr>
          <w:t xml:space="preserve">understanding of muscle coactivation. </w:t>
        </w:r>
      </w:ins>
    </w:p>
    <w:p w14:paraId="2204B7BC" w14:textId="77777777" w:rsidR="008D7B9C" w:rsidRPr="008D7B9C" w:rsidRDefault="008D7B9C" w:rsidP="008D7B9C">
      <w:pPr>
        <w:rPr>
          <w:rFonts w:eastAsia="Times New Roman" w:cstheme="minorHAnsi"/>
          <w:b/>
          <w:bCs/>
          <w:kern w:val="0"/>
          <w:sz w:val="24"/>
          <w:szCs w:val="24"/>
          <w:lang w:eastAsia="en-CA"/>
          <w14:ligatures w14:val="none"/>
        </w:rPr>
      </w:pPr>
      <w:r w:rsidRPr="008D7B9C">
        <w:rPr>
          <w:rFonts w:eastAsia="Times New Roman" w:cstheme="minorHAnsi"/>
          <w:b/>
          <w:bCs/>
          <w:kern w:val="0"/>
          <w:sz w:val="24"/>
          <w:szCs w:val="24"/>
          <w:lang w:eastAsia="en-CA"/>
          <w14:ligatures w14:val="none"/>
        </w:rPr>
        <w:t>Tell us about this partnership. You could include your role, who is involved, the history of the partnership, or other relevant details. (200 words)</w:t>
      </w:r>
    </w:p>
    <w:bookmarkEnd w:id="0"/>
    <w:p w14:paraId="4E581947" w14:textId="77777777" w:rsidR="008D7B9C" w:rsidRPr="008D7B9C" w:rsidRDefault="008D7B9C">
      <w:pPr>
        <w:rPr>
          <w:rFonts w:cstheme="minorHAnsi"/>
          <w:b/>
          <w:bCs/>
          <w:color w:val="242424"/>
          <w:sz w:val="24"/>
          <w:szCs w:val="24"/>
          <w:shd w:val="clear" w:color="auto" w:fill="FFFFFF"/>
        </w:rPr>
      </w:pPr>
    </w:p>
    <w:sectPr w:rsidR="008D7B9C" w:rsidRPr="008D7B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75BA6"/>
    <w:multiLevelType w:val="multilevel"/>
    <w:tmpl w:val="8DC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15F41"/>
    <w:multiLevelType w:val="multilevel"/>
    <w:tmpl w:val="1584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727796">
    <w:abstractNumId w:val="1"/>
  </w:num>
  <w:num w:numId="2" w16cid:durableId="934773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yler Cluff">
    <w15:presenceInfo w15:providerId="AD" w15:userId="S::tyler.cluff@ucalgary.ca::bb732b06-f905-4be9-9aae-32c43f687c41"/>
  </w15:person>
  <w15:person w15:author="Bhuvan Dubey">
    <w15:presenceInfo w15:providerId="AD" w15:userId="S::bhuvan.dubey@ucalgary.ca::f05a0d58-ec84-4756-9de0-7e3239e5c8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D4"/>
    <w:rsid w:val="000435FC"/>
    <w:rsid w:val="00045C48"/>
    <w:rsid w:val="00091EB7"/>
    <w:rsid w:val="00095A83"/>
    <w:rsid w:val="000C3F4D"/>
    <w:rsid w:val="000C7F57"/>
    <w:rsid w:val="00113AEE"/>
    <w:rsid w:val="00142907"/>
    <w:rsid w:val="0016731B"/>
    <w:rsid w:val="001F0D44"/>
    <w:rsid w:val="00207529"/>
    <w:rsid w:val="002719CB"/>
    <w:rsid w:val="002D6736"/>
    <w:rsid w:val="003225A3"/>
    <w:rsid w:val="00355227"/>
    <w:rsid w:val="003943E6"/>
    <w:rsid w:val="00395E7E"/>
    <w:rsid w:val="003A374C"/>
    <w:rsid w:val="003B3C3A"/>
    <w:rsid w:val="00470622"/>
    <w:rsid w:val="004873A6"/>
    <w:rsid w:val="004C3C20"/>
    <w:rsid w:val="004E1093"/>
    <w:rsid w:val="004E33A8"/>
    <w:rsid w:val="004E6260"/>
    <w:rsid w:val="005064A7"/>
    <w:rsid w:val="005158FC"/>
    <w:rsid w:val="0052280C"/>
    <w:rsid w:val="0057221D"/>
    <w:rsid w:val="00583971"/>
    <w:rsid w:val="005B4F78"/>
    <w:rsid w:val="006C22D4"/>
    <w:rsid w:val="00714145"/>
    <w:rsid w:val="0074633E"/>
    <w:rsid w:val="007849D1"/>
    <w:rsid w:val="007F16E9"/>
    <w:rsid w:val="00824BC2"/>
    <w:rsid w:val="00883578"/>
    <w:rsid w:val="00884310"/>
    <w:rsid w:val="008A6640"/>
    <w:rsid w:val="008B7D03"/>
    <w:rsid w:val="008D7B9C"/>
    <w:rsid w:val="00A41224"/>
    <w:rsid w:val="00A5724E"/>
    <w:rsid w:val="00AB5F96"/>
    <w:rsid w:val="00AE7E96"/>
    <w:rsid w:val="00AF7672"/>
    <w:rsid w:val="00AF7A04"/>
    <w:rsid w:val="00B04E51"/>
    <w:rsid w:val="00B34B14"/>
    <w:rsid w:val="00C75F24"/>
    <w:rsid w:val="00CB4B8E"/>
    <w:rsid w:val="00CC45F0"/>
    <w:rsid w:val="00D63009"/>
    <w:rsid w:val="00D66817"/>
    <w:rsid w:val="00D67AD6"/>
    <w:rsid w:val="00D852DF"/>
    <w:rsid w:val="00E90E76"/>
    <w:rsid w:val="00EA5244"/>
    <w:rsid w:val="00EB5D76"/>
    <w:rsid w:val="00F66A31"/>
    <w:rsid w:val="00F67517"/>
    <w:rsid w:val="00F703C8"/>
    <w:rsid w:val="00FA23F8"/>
    <w:rsid w:val="00FE3F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BCA2"/>
  <w15:chartTrackingRefBased/>
  <w15:docId w15:val="{7DB2DB7F-7370-43BE-92B1-C48DE1C61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2D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f0">
    <w:name w:val="pf0"/>
    <w:basedOn w:val="Normal"/>
    <w:rsid w:val="004C3C20"/>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cf01">
    <w:name w:val="cf01"/>
    <w:basedOn w:val="DefaultParagraphFont"/>
    <w:rsid w:val="004C3C20"/>
    <w:rPr>
      <w:rFonts w:ascii="Segoe UI" w:hAnsi="Segoe UI" w:cs="Segoe UI" w:hint="default"/>
      <w:sz w:val="18"/>
      <w:szCs w:val="18"/>
    </w:rPr>
  </w:style>
  <w:style w:type="character" w:styleId="CommentReference">
    <w:name w:val="annotation reference"/>
    <w:basedOn w:val="DefaultParagraphFont"/>
    <w:uiPriority w:val="99"/>
    <w:semiHidden/>
    <w:unhideWhenUsed/>
    <w:rsid w:val="004873A6"/>
    <w:rPr>
      <w:sz w:val="16"/>
      <w:szCs w:val="16"/>
    </w:rPr>
  </w:style>
  <w:style w:type="paragraph" w:styleId="NormalWeb">
    <w:name w:val="Normal (Web)"/>
    <w:basedOn w:val="Normal"/>
    <w:uiPriority w:val="99"/>
    <w:unhideWhenUsed/>
    <w:rsid w:val="00207529"/>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customStyle="1" w:styleId="paragraph">
    <w:name w:val="paragraph"/>
    <w:basedOn w:val="Normal"/>
    <w:rsid w:val="00045C4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fl-left">
    <w:name w:val="fl-left"/>
    <w:basedOn w:val="DefaultParagraphFont"/>
    <w:rsid w:val="005158FC"/>
  </w:style>
  <w:style w:type="paragraph" w:styleId="Revision">
    <w:name w:val="Revision"/>
    <w:hidden/>
    <w:uiPriority w:val="99"/>
    <w:semiHidden/>
    <w:rsid w:val="00AF76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6148">
      <w:bodyDiv w:val="1"/>
      <w:marLeft w:val="0"/>
      <w:marRight w:val="0"/>
      <w:marTop w:val="0"/>
      <w:marBottom w:val="0"/>
      <w:divBdr>
        <w:top w:val="none" w:sz="0" w:space="0" w:color="auto"/>
        <w:left w:val="none" w:sz="0" w:space="0" w:color="auto"/>
        <w:bottom w:val="none" w:sz="0" w:space="0" w:color="auto"/>
        <w:right w:val="none" w:sz="0" w:space="0" w:color="auto"/>
      </w:divBdr>
    </w:div>
    <w:div w:id="140772795">
      <w:bodyDiv w:val="1"/>
      <w:marLeft w:val="0"/>
      <w:marRight w:val="0"/>
      <w:marTop w:val="0"/>
      <w:marBottom w:val="0"/>
      <w:divBdr>
        <w:top w:val="none" w:sz="0" w:space="0" w:color="auto"/>
        <w:left w:val="none" w:sz="0" w:space="0" w:color="auto"/>
        <w:bottom w:val="none" w:sz="0" w:space="0" w:color="auto"/>
        <w:right w:val="none" w:sz="0" w:space="0" w:color="auto"/>
      </w:divBdr>
    </w:div>
    <w:div w:id="286548379">
      <w:bodyDiv w:val="1"/>
      <w:marLeft w:val="0"/>
      <w:marRight w:val="0"/>
      <w:marTop w:val="0"/>
      <w:marBottom w:val="0"/>
      <w:divBdr>
        <w:top w:val="none" w:sz="0" w:space="0" w:color="auto"/>
        <w:left w:val="none" w:sz="0" w:space="0" w:color="auto"/>
        <w:bottom w:val="none" w:sz="0" w:space="0" w:color="auto"/>
        <w:right w:val="none" w:sz="0" w:space="0" w:color="auto"/>
      </w:divBdr>
    </w:div>
    <w:div w:id="369575025">
      <w:bodyDiv w:val="1"/>
      <w:marLeft w:val="0"/>
      <w:marRight w:val="0"/>
      <w:marTop w:val="0"/>
      <w:marBottom w:val="0"/>
      <w:divBdr>
        <w:top w:val="none" w:sz="0" w:space="0" w:color="auto"/>
        <w:left w:val="none" w:sz="0" w:space="0" w:color="auto"/>
        <w:bottom w:val="none" w:sz="0" w:space="0" w:color="auto"/>
        <w:right w:val="none" w:sz="0" w:space="0" w:color="auto"/>
      </w:divBdr>
    </w:div>
    <w:div w:id="517933332">
      <w:bodyDiv w:val="1"/>
      <w:marLeft w:val="0"/>
      <w:marRight w:val="0"/>
      <w:marTop w:val="0"/>
      <w:marBottom w:val="0"/>
      <w:divBdr>
        <w:top w:val="none" w:sz="0" w:space="0" w:color="auto"/>
        <w:left w:val="none" w:sz="0" w:space="0" w:color="auto"/>
        <w:bottom w:val="none" w:sz="0" w:space="0" w:color="auto"/>
        <w:right w:val="none" w:sz="0" w:space="0" w:color="auto"/>
      </w:divBdr>
      <w:divsChild>
        <w:div w:id="572466688">
          <w:marLeft w:val="0"/>
          <w:marRight w:val="0"/>
          <w:marTop w:val="0"/>
          <w:marBottom w:val="0"/>
          <w:divBdr>
            <w:top w:val="none" w:sz="0" w:space="0" w:color="auto"/>
            <w:left w:val="none" w:sz="0" w:space="0" w:color="auto"/>
            <w:bottom w:val="none" w:sz="0" w:space="0" w:color="auto"/>
            <w:right w:val="none" w:sz="0" w:space="0" w:color="auto"/>
          </w:divBdr>
        </w:div>
      </w:divsChild>
    </w:div>
    <w:div w:id="816144478">
      <w:bodyDiv w:val="1"/>
      <w:marLeft w:val="0"/>
      <w:marRight w:val="0"/>
      <w:marTop w:val="0"/>
      <w:marBottom w:val="0"/>
      <w:divBdr>
        <w:top w:val="none" w:sz="0" w:space="0" w:color="auto"/>
        <w:left w:val="none" w:sz="0" w:space="0" w:color="auto"/>
        <w:bottom w:val="none" w:sz="0" w:space="0" w:color="auto"/>
        <w:right w:val="none" w:sz="0" w:space="0" w:color="auto"/>
      </w:divBdr>
    </w:div>
    <w:div w:id="959529372">
      <w:bodyDiv w:val="1"/>
      <w:marLeft w:val="0"/>
      <w:marRight w:val="0"/>
      <w:marTop w:val="0"/>
      <w:marBottom w:val="0"/>
      <w:divBdr>
        <w:top w:val="none" w:sz="0" w:space="0" w:color="auto"/>
        <w:left w:val="none" w:sz="0" w:space="0" w:color="auto"/>
        <w:bottom w:val="none" w:sz="0" w:space="0" w:color="auto"/>
        <w:right w:val="none" w:sz="0" w:space="0" w:color="auto"/>
      </w:divBdr>
    </w:div>
    <w:div w:id="1143429996">
      <w:bodyDiv w:val="1"/>
      <w:marLeft w:val="0"/>
      <w:marRight w:val="0"/>
      <w:marTop w:val="0"/>
      <w:marBottom w:val="0"/>
      <w:divBdr>
        <w:top w:val="none" w:sz="0" w:space="0" w:color="auto"/>
        <w:left w:val="none" w:sz="0" w:space="0" w:color="auto"/>
        <w:bottom w:val="none" w:sz="0" w:space="0" w:color="auto"/>
        <w:right w:val="none" w:sz="0" w:space="0" w:color="auto"/>
      </w:divBdr>
    </w:div>
    <w:div w:id="1191603364">
      <w:bodyDiv w:val="1"/>
      <w:marLeft w:val="0"/>
      <w:marRight w:val="0"/>
      <w:marTop w:val="0"/>
      <w:marBottom w:val="0"/>
      <w:divBdr>
        <w:top w:val="none" w:sz="0" w:space="0" w:color="auto"/>
        <w:left w:val="none" w:sz="0" w:space="0" w:color="auto"/>
        <w:bottom w:val="none" w:sz="0" w:space="0" w:color="auto"/>
        <w:right w:val="none" w:sz="0" w:space="0" w:color="auto"/>
      </w:divBdr>
    </w:div>
    <w:div w:id="1535576857">
      <w:bodyDiv w:val="1"/>
      <w:marLeft w:val="0"/>
      <w:marRight w:val="0"/>
      <w:marTop w:val="0"/>
      <w:marBottom w:val="0"/>
      <w:divBdr>
        <w:top w:val="none" w:sz="0" w:space="0" w:color="auto"/>
        <w:left w:val="none" w:sz="0" w:space="0" w:color="auto"/>
        <w:bottom w:val="none" w:sz="0" w:space="0" w:color="auto"/>
        <w:right w:val="none" w:sz="0" w:space="0" w:color="auto"/>
      </w:divBdr>
    </w:div>
    <w:div w:id="1582718572">
      <w:bodyDiv w:val="1"/>
      <w:marLeft w:val="0"/>
      <w:marRight w:val="0"/>
      <w:marTop w:val="0"/>
      <w:marBottom w:val="0"/>
      <w:divBdr>
        <w:top w:val="none" w:sz="0" w:space="0" w:color="auto"/>
        <w:left w:val="none" w:sz="0" w:space="0" w:color="auto"/>
        <w:bottom w:val="none" w:sz="0" w:space="0" w:color="auto"/>
        <w:right w:val="none" w:sz="0" w:space="0" w:color="auto"/>
      </w:divBdr>
    </w:div>
    <w:div w:id="1699695821">
      <w:bodyDiv w:val="1"/>
      <w:marLeft w:val="0"/>
      <w:marRight w:val="0"/>
      <w:marTop w:val="0"/>
      <w:marBottom w:val="0"/>
      <w:divBdr>
        <w:top w:val="none" w:sz="0" w:space="0" w:color="auto"/>
        <w:left w:val="none" w:sz="0" w:space="0" w:color="auto"/>
        <w:bottom w:val="none" w:sz="0" w:space="0" w:color="auto"/>
        <w:right w:val="none" w:sz="0" w:space="0" w:color="auto"/>
      </w:divBdr>
    </w:div>
    <w:div w:id="1846624488">
      <w:bodyDiv w:val="1"/>
      <w:marLeft w:val="0"/>
      <w:marRight w:val="0"/>
      <w:marTop w:val="0"/>
      <w:marBottom w:val="0"/>
      <w:divBdr>
        <w:top w:val="none" w:sz="0" w:space="0" w:color="auto"/>
        <w:left w:val="none" w:sz="0" w:space="0" w:color="auto"/>
        <w:bottom w:val="none" w:sz="0" w:space="0" w:color="auto"/>
        <w:right w:val="none" w:sz="0" w:space="0" w:color="auto"/>
      </w:divBdr>
    </w:div>
    <w:div w:id="1913659876">
      <w:bodyDiv w:val="1"/>
      <w:marLeft w:val="0"/>
      <w:marRight w:val="0"/>
      <w:marTop w:val="0"/>
      <w:marBottom w:val="0"/>
      <w:divBdr>
        <w:top w:val="none" w:sz="0" w:space="0" w:color="auto"/>
        <w:left w:val="none" w:sz="0" w:space="0" w:color="auto"/>
        <w:bottom w:val="none" w:sz="0" w:space="0" w:color="auto"/>
        <w:right w:val="none" w:sz="0" w:space="0" w:color="auto"/>
      </w:divBdr>
    </w:div>
    <w:div w:id="198792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1</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9</cp:revision>
  <dcterms:created xsi:type="dcterms:W3CDTF">2024-01-29T00:41:00Z</dcterms:created>
  <dcterms:modified xsi:type="dcterms:W3CDTF">2024-02-02T03:25:00Z</dcterms:modified>
</cp:coreProperties>
</file>