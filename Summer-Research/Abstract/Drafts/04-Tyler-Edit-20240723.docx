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244B" w14:textId="4EE4A9EE" w:rsidR="00D47906" w:rsidRPr="00D47906" w:rsidRDefault="00D47906" w:rsidP="00BD681C">
      <w:pPr>
        <w:pStyle w:val="NormalWeb"/>
        <w:jc w:val="both"/>
        <w:rPr>
          <w:b/>
          <w:bCs/>
        </w:rPr>
        <w:pPrChange w:id="0" w:author="Tyler Cluff" w:date="2024-07-23T06:51:00Z">
          <w:pPr>
            <w:pStyle w:val="NormalWeb"/>
            <w:spacing w:line="480" w:lineRule="auto"/>
            <w:jc w:val="both"/>
          </w:pPr>
        </w:pPrChange>
      </w:pPr>
      <w:r w:rsidRPr="00D47906">
        <w:rPr>
          <w:b/>
          <w:bCs/>
        </w:rPr>
        <w:t>Abstract</w:t>
      </w:r>
    </w:p>
    <w:p w14:paraId="0547B20F" w14:textId="053A41C0" w:rsidR="008932B8" w:rsidRDefault="00B44CA9" w:rsidP="00BD681C">
      <w:pPr>
        <w:pStyle w:val="NormalWeb"/>
        <w:jc w:val="both"/>
        <w:pPrChange w:id="1" w:author="Tyler Cluff" w:date="2024-07-23T06:51:00Z">
          <w:pPr>
            <w:pStyle w:val="NormalWeb"/>
            <w:spacing w:line="480" w:lineRule="auto"/>
            <w:jc w:val="both"/>
          </w:pPr>
        </w:pPrChange>
      </w:pPr>
      <w:r w:rsidRPr="006A3769">
        <w:t>Muscle coactivation</w:t>
      </w:r>
      <w:ins w:id="2" w:author="Tyler Cluff" w:date="2024-07-23T07:11:00Z">
        <w:r w:rsidR="0042327F">
          <w:t xml:space="preserve"> refers to</w:t>
        </w:r>
      </w:ins>
      <w:del w:id="3" w:author="Tyler Cluff" w:date="2024-07-23T07:11:00Z">
        <w:r w:rsidRPr="006A3769" w:rsidDel="0042327F">
          <w:delText>,</w:delText>
        </w:r>
      </w:del>
      <w:r w:rsidRPr="006A3769">
        <w:t xml:space="preserve"> the simultaneous </w:t>
      </w:r>
      <w:del w:id="4" w:author="Tyler Cluff" w:date="2024-07-23T07:11:00Z">
        <w:r w:rsidRPr="006A3769" w:rsidDel="0042327F">
          <w:delText xml:space="preserve">activation </w:delText>
        </w:r>
      </w:del>
      <w:ins w:id="5" w:author="Tyler Cluff" w:date="2024-07-23T07:11:00Z">
        <w:r w:rsidR="0042327F" w:rsidRPr="006A3769">
          <w:t>activ</w:t>
        </w:r>
        <w:r w:rsidR="0042327F">
          <w:t>ity</w:t>
        </w:r>
        <w:r w:rsidR="0042327F" w:rsidRPr="006A3769">
          <w:t xml:space="preserve"> </w:t>
        </w:r>
      </w:ins>
      <w:r w:rsidRPr="006A3769">
        <w:t>of agonist and antagonist muscles</w:t>
      </w:r>
      <w:ins w:id="6" w:author="Tyler Cluff" w:date="2024-07-23T07:11:00Z">
        <w:r w:rsidR="0042327F">
          <w:t>.</w:t>
        </w:r>
      </w:ins>
      <w:del w:id="7" w:author="Tyler Cluff" w:date="2024-07-23T07:11:00Z">
        <w:r w:rsidRPr="006A3769" w:rsidDel="0042327F">
          <w:delText>,</w:delText>
        </w:r>
      </w:del>
      <w:r w:rsidRPr="006A3769">
        <w:t xml:space="preserve"> </w:t>
      </w:r>
      <w:commentRangeStart w:id="8"/>
      <w:r w:rsidRPr="006A3769">
        <w:t>stabilizes the body by making muscles stiff and resistant to motion.</w:t>
      </w:r>
      <w:commentRangeEnd w:id="8"/>
      <w:r w:rsidR="003B60FD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8"/>
      </w:r>
      <w:r w:rsidRPr="006A3769">
        <w:t xml:space="preserve"> </w:t>
      </w:r>
      <w:r w:rsidR="00091E78" w:rsidRPr="006A3769">
        <w:t xml:space="preserve">Recent observations suggest that coactivation may </w:t>
      </w:r>
      <w:ins w:id="9" w:author="Tyler Cluff" w:date="2024-07-23T07:09:00Z">
        <w:r w:rsidR="00C04CEC">
          <w:t>make</w:t>
        </w:r>
      </w:ins>
      <w:del w:id="10" w:author="Tyler Cluff" w:date="2024-07-23T06:52:00Z">
        <w:r w:rsidRPr="006A3769" w:rsidDel="00BD681C">
          <w:delText>increase</w:delText>
        </w:r>
        <w:r w:rsidR="00091E78" w:rsidRPr="006A3769" w:rsidDel="00BD681C">
          <w:delText xml:space="preserve"> </w:delText>
        </w:r>
      </w:del>
      <w:ins w:id="11" w:author="Tyler Cluff" w:date="2024-07-23T06:52:00Z">
        <w:r w:rsidR="00BD681C" w:rsidRPr="006A3769">
          <w:t xml:space="preserve"> </w:t>
        </w:r>
      </w:ins>
      <w:r w:rsidR="00091E78" w:rsidRPr="006A3769">
        <w:t xml:space="preserve">the nervous system's </w:t>
      </w:r>
      <w:ins w:id="12" w:author="Tyler Cluff" w:date="2024-07-23T06:52:00Z">
        <w:r w:rsidR="00BD681C">
          <w:t xml:space="preserve">more </w:t>
        </w:r>
      </w:ins>
      <w:r w:rsidR="00091E78" w:rsidRPr="006A3769">
        <w:t>responsive</w:t>
      </w:r>
      <w:del w:id="13" w:author="Tyler Cluff" w:date="2024-07-23T06:52:00Z">
        <w:r w:rsidR="00091E78" w:rsidRPr="006A3769" w:rsidDel="00BD681C">
          <w:delText>ness</w:delText>
        </w:r>
      </w:del>
      <w:r w:rsidR="00091E78" w:rsidRPr="006A3769">
        <w:t xml:space="preserve"> to sensory feedback</w:t>
      </w:r>
      <w:del w:id="14" w:author="Tyler Cluff" w:date="2024-07-23T06:52:00Z">
        <w:r w:rsidR="00091E78" w:rsidRPr="006A3769" w:rsidDel="00BD681C">
          <w:delText>, thereby improving task performance</w:delText>
        </w:r>
      </w:del>
      <w:r w:rsidR="00091E78" w:rsidRPr="006A3769">
        <w:t xml:space="preserve">. </w:t>
      </w:r>
      <w:del w:id="15" w:author="Tyler Cluff" w:date="2024-07-23T07:14:00Z">
        <w:r w:rsidR="00091E78" w:rsidRPr="006A3769" w:rsidDel="0042327F">
          <w:delText>However,</w:delText>
        </w:r>
      </w:del>
      <w:ins w:id="16" w:author="Tyler Cluff" w:date="2024-07-23T07:14:00Z">
        <w:r w:rsidR="0042327F">
          <w:t xml:space="preserve">Muscle activity is </w:t>
        </w:r>
      </w:ins>
      <w:ins w:id="17" w:author="Tyler Cluff" w:date="2024-07-23T07:15:00Z">
        <w:r w:rsidR="0042327F">
          <w:t>costly, however, and</w:t>
        </w:r>
      </w:ins>
      <w:r w:rsidR="00091E78" w:rsidRPr="006A3769">
        <w:t xml:space="preserve"> </w:t>
      </w:r>
      <w:del w:id="18" w:author="Tyler Cluff" w:date="2024-07-23T07:09:00Z">
        <w:r w:rsidR="00091E78" w:rsidRPr="006A3769" w:rsidDel="00C04CEC">
          <w:delText xml:space="preserve">muscle coactivation is thought to be </w:delText>
        </w:r>
      </w:del>
      <w:ins w:id="19" w:author="Tyler Cluff" w:date="2024-07-23T07:09:00Z">
        <w:r w:rsidR="00C04CEC">
          <w:t xml:space="preserve">we know little about </w:t>
        </w:r>
      </w:ins>
      <w:ins w:id="20" w:author="Tyler Cluff" w:date="2024-07-23T07:10:00Z">
        <w:r w:rsidR="00C04CEC">
          <w:t xml:space="preserve">the </w:t>
        </w:r>
      </w:ins>
      <w:del w:id="21" w:author="Tyler Cluff" w:date="2024-07-23T07:10:00Z">
        <w:r w:rsidR="00091E78" w:rsidRPr="006A3769" w:rsidDel="00C04CEC">
          <w:delText xml:space="preserve">metabolically costly, </w:delText>
        </w:r>
        <w:r w:rsidRPr="006A3769" w:rsidDel="00C04CEC">
          <w:delText xml:space="preserve">and </w:delText>
        </w:r>
        <w:r w:rsidR="00BD681C" w:rsidDel="00C04CEC">
          <w:delText>we know little</w:delText>
        </w:r>
        <w:r w:rsidRPr="006A3769" w:rsidDel="00C04CEC">
          <w:delText xml:space="preserve"> about the associated </w:delText>
        </w:r>
      </w:del>
      <w:r w:rsidR="00322D97">
        <w:t xml:space="preserve">metabolic </w:t>
      </w:r>
      <w:r w:rsidRPr="006A3769">
        <w:t>cost</w:t>
      </w:r>
      <w:ins w:id="22" w:author="Tyler Cluff" w:date="2024-07-23T07:10:00Z">
        <w:r w:rsidR="00C04CEC">
          <w:t xml:space="preserve"> associated with</w:t>
        </w:r>
        <w:r w:rsidR="0042327F">
          <w:t xml:space="preserve"> coactivation</w:t>
        </w:r>
      </w:ins>
      <w:r w:rsidRPr="006A3769">
        <w:t xml:space="preserve">. </w:t>
      </w:r>
      <w:r w:rsidR="00091E78" w:rsidRPr="006A3769">
        <w:t>This study investigates</w:t>
      </w:r>
      <w:ins w:id="23" w:author="Tyler Cluff" w:date="2024-07-23T06:53:00Z">
        <w:r w:rsidR="00BD681C">
          <w:t xml:space="preserve"> the</w:t>
        </w:r>
      </w:ins>
      <w:r w:rsidR="00091E78" w:rsidRPr="006A3769">
        <w:t xml:space="preserve"> </w:t>
      </w:r>
      <w:ins w:id="24" w:author="Tyler Cluff" w:date="2024-07-23T06:53:00Z">
        <w:r w:rsidR="00BD681C" w:rsidRPr="006A3769">
          <w:t>trade-off between metabolic cost and task performance</w:t>
        </w:r>
      </w:ins>
      <w:ins w:id="25" w:author="Tyler Cluff" w:date="2024-07-23T07:11:00Z">
        <w:r w:rsidR="0042327F">
          <w:t xml:space="preserve"> under different </w:t>
        </w:r>
      </w:ins>
      <w:ins w:id="26" w:author="Tyler Cluff" w:date="2024-07-23T07:12:00Z">
        <w:r w:rsidR="0042327F">
          <w:t>levels of muscle coactivation</w:t>
        </w:r>
      </w:ins>
      <w:del w:id="27" w:author="Tyler Cluff" w:date="2024-07-23T07:10:00Z">
        <w:r w:rsidR="00091E78" w:rsidRPr="006A3769" w:rsidDel="0042327F">
          <w:delText xml:space="preserve">whether different levels of muscle coactivation prepare the nervous system for </w:delText>
        </w:r>
        <w:r w:rsidRPr="006A3769" w:rsidDel="0042327F">
          <w:delText>fast</w:delText>
        </w:r>
        <w:r w:rsidR="00BD681C" w:rsidDel="0042327F">
          <w:delText xml:space="preserve"> and </w:delText>
        </w:r>
        <w:r w:rsidR="00091E78" w:rsidRPr="006A3769" w:rsidDel="0042327F">
          <w:delText>forceful responses to sensory feedback and examines the</w:delText>
        </w:r>
      </w:del>
      <w:del w:id="28" w:author="Tyler Cluff" w:date="2024-07-23T06:53:00Z">
        <w:r w:rsidR="00091E78" w:rsidRPr="006A3769" w:rsidDel="00BD681C">
          <w:delText xml:space="preserve"> trade-off between metabolic cost and task performance</w:delText>
        </w:r>
      </w:del>
      <w:r w:rsidR="00091E78" w:rsidRPr="006A3769">
        <w:t xml:space="preserve">. Five </w:t>
      </w:r>
      <w:del w:id="29" w:author="Tyler Cluff" w:date="2024-07-23T06:53:00Z">
        <w:r w:rsidR="00091E78" w:rsidRPr="006A3769" w:rsidDel="00BD681C">
          <w:delText xml:space="preserve">healthy </w:delText>
        </w:r>
      </w:del>
      <w:r w:rsidR="00091E78" w:rsidRPr="006A3769">
        <w:t xml:space="preserve">participants </w:t>
      </w:r>
      <w:del w:id="30" w:author="Tyler Cluff" w:date="2024-07-23T06:53:00Z">
        <w:r w:rsidR="00091E78" w:rsidRPr="006A3769" w:rsidDel="00BD681C">
          <w:delText xml:space="preserve">maintained </w:delText>
        </w:r>
      </w:del>
      <w:ins w:id="31" w:author="Tyler Cluff" w:date="2024-07-23T06:53:00Z">
        <w:r w:rsidR="00BD681C">
          <w:t xml:space="preserve">attempted to maintain a fixed </w:t>
        </w:r>
      </w:ins>
      <w:del w:id="32" w:author="Tyler Cluff" w:date="2024-07-23T06:53:00Z">
        <w:r w:rsidR="00091E78" w:rsidRPr="006A3769" w:rsidDel="00BD681C">
          <w:delText>upper limb</w:delText>
        </w:r>
      </w:del>
      <w:ins w:id="33" w:author="Tyler Cluff" w:date="2024-07-23T06:53:00Z">
        <w:r w:rsidR="00BD681C">
          <w:t>arm</w:t>
        </w:r>
      </w:ins>
      <w:r w:rsidR="00091E78" w:rsidRPr="006A3769">
        <w:t xml:space="preserve"> posture in a </w:t>
      </w:r>
      <w:proofErr w:type="spellStart"/>
      <w:r w:rsidR="00091E78" w:rsidRPr="006A3769">
        <w:t>Kinarm</w:t>
      </w:r>
      <w:proofErr w:type="spellEnd"/>
      <w:r w:rsidR="00091E78" w:rsidRPr="006A3769">
        <w:t xml:space="preserve"> exoskeleton robot while encountering </w:t>
      </w:r>
      <w:ins w:id="34" w:author="Tyler Cluff" w:date="2024-07-23T06:53:00Z">
        <w:r w:rsidR="00BD681C">
          <w:t xml:space="preserve">mechanical </w:t>
        </w:r>
      </w:ins>
      <w:r w:rsidR="00BD681C">
        <w:t>disturbances</w:t>
      </w:r>
      <w:ins w:id="35" w:author="Tyler Cluff" w:date="2024-07-23T07:16:00Z">
        <w:r w:rsidR="0042327F">
          <w:t>. The disturbances rapidly</w:t>
        </w:r>
      </w:ins>
      <w:r w:rsidR="00BD681C">
        <w:t xml:space="preserve"> </w:t>
      </w:r>
      <w:del w:id="36" w:author="Tyler Cluff" w:date="2024-07-23T07:16:00Z">
        <w:r w:rsidR="00BD681C" w:rsidDel="0042327F">
          <w:delText>t</w:delText>
        </w:r>
        <w:r w:rsidR="00091E78" w:rsidRPr="006A3769" w:rsidDel="0042327F">
          <w:delText xml:space="preserve">hat </w:delText>
        </w:r>
      </w:del>
      <w:r w:rsidR="00091E78" w:rsidRPr="006A3769">
        <w:t>extended or flexed the elbow</w:t>
      </w:r>
      <w:ins w:id="37" w:author="Tyler Cluff" w:date="2024-07-23T07:10:00Z">
        <w:r w:rsidR="0042327F">
          <w:t xml:space="preserve"> an</w:t>
        </w:r>
      </w:ins>
      <w:ins w:id="38" w:author="Tyler Cluff" w:date="2024-07-23T07:11:00Z">
        <w:r w:rsidR="0042327F">
          <w:t>d</w:t>
        </w:r>
      </w:ins>
      <w:ins w:id="39" w:author="Tyler Cluff" w:date="2024-07-23T07:16:00Z">
        <w:r w:rsidR="0042327F">
          <w:t xml:space="preserve"> displaced the participant’s arm from the target</w:t>
        </w:r>
      </w:ins>
      <w:r w:rsidR="00091E78" w:rsidRPr="006A3769">
        <w:t xml:space="preserve">. They </w:t>
      </w:r>
      <w:ins w:id="40" w:author="Tyler Cluff" w:date="2024-07-23T06:56:00Z">
        <w:r w:rsidR="00BD681C">
          <w:t xml:space="preserve">first </w:t>
        </w:r>
      </w:ins>
      <w:r w:rsidR="00091E78" w:rsidRPr="006A3769">
        <w:t xml:space="preserve">performed the task </w:t>
      </w:r>
      <w:del w:id="41" w:author="Tyler Cluff" w:date="2024-07-23T06:56:00Z">
        <w:r w:rsidR="00091E78" w:rsidRPr="006A3769" w:rsidDel="00BD681C">
          <w:delText>with a self-selected coactivation level</w:delText>
        </w:r>
      </w:del>
      <w:ins w:id="42" w:author="Tyler Cluff" w:date="2024-07-23T06:56:00Z">
        <w:r w:rsidR="00BD681C">
          <w:t>under self-selected levels of muscle coactivation</w:t>
        </w:r>
      </w:ins>
      <w:ins w:id="43" w:author="Tyler Cluff" w:date="2024-07-23T06:54:00Z">
        <w:r w:rsidR="00BD681C">
          <w:t>. Biofeedback was then used to maintain a level of coactivation corresponding to</w:t>
        </w:r>
      </w:ins>
      <w:r w:rsidR="00091E78" w:rsidRPr="006A3769">
        <w:t xml:space="preserve"> </w:t>
      </w:r>
      <w:ins w:id="44" w:author="Tyler Cluff" w:date="2024-07-23T06:55:00Z">
        <w:r w:rsidR="00BD681C">
          <w:t>[</w:t>
        </w:r>
      </w:ins>
      <w:ins w:id="45" w:author="Tyler Cluff" w:date="2024-07-23T06:54:00Z">
        <w:r w:rsidR="00BD681C" w:rsidRPr="006A3769">
          <w:t>0.5, 2, 4, 8, 16</w:t>
        </w:r>
      </w:ins>
      <w:ins w:id="46" w:author="Tyler Cluff" w:date="2024-07-23T06:55:00Z">
        <w:r w:rsidR="00BD681C">
          <w:t>]x</w:t>
        </w:r>
      </w:ins>
      <w:ins w:id="47" w:author="Tyler Cluff" w:date="2024-07-23T06:54:00Z">
        <w:r w:rsidR="00BD681C" w:rsidRPr="006A3769">
          <w:t xml:space="preserve"> their self-selected (1x) level</w:t>
        </w:r>
      </w:ins>
      <w:del w:id="48" w:author="Tyler Cluff" w:date="2024-07-23T06:55:00Z">
        <w:r w:rsidR="00091E78" w:rsidRPr="006A3769" w:rsidDel="00BD681C">
          <w:delText>and then adjusted this level using biofeedback</w:delText>
        </w:r>
      </w:del>
      <w:r w:rsidR="00091E78" w:rsidRPr="006A3769">
        <w:t>.</w:t>
      </w:r>
      <w:ins w:id="49" w:author="Tyler Cluff" w:date="2024-07-23T06:55:00Z">
        <w:r w:rsidR="00BD681C">
          <w:t xml:space="preserve"> Metabolic cost was measured with gas respirometry, </w:t>
        </w:r>
      </w:ins>
      <w:del w:id="50" w:author="Tyler Cluff" w:date="2024-07-23T07:12:00Z">
        <w:r w:rsidR="00091E78" w:rsidRPr="006A3769" w:rsidDel="0042327F">
          <w:delText xml:space="preserve"> </w:delText>
        </w:r>
      </w:del>
      <w:del w:id="51" w:author="Tyler Cluff" w:date="2024-07-23T06:55:00Z">
        <w:r w:rsidR="00091E78" w:rsidRPr="006A3769" w:rsidDel="00BD681C">
          <w:delText xml:space="preserve">We measured </w:delText>
        </w:r>
      </w:del>
      <w:r w:rsidR="00091E78" w:rsidRPr="006A3769">
        <w:t xml:space="preserve">the activity of upper limb muscles using surface EMG, </w:t>
      </w:r>
      <w:del w:id="52" w:author="Tyler Cluff" w:date="2024-07-23T06:59:00Z">
        <w:r w:rsidR="00091E78" w:rsidRPr="006A3769" w:rsidDel="00BD681C">
          <w:delText xml:space="preserve">metabolic costs, </w:delText>
        </w:r>
      </w:del>
      <w:r w:rsidR="00091E78" w:rsidRPr="006A3769">
        <w:t>and behavioral responses</w:t>
      </w:r>
      <w:del w:id="53" w:author="Tyler Cluff" w:date="2024-07-23T06:59:00Z">
        <w:r w:rsidR="00091E78" w:rsidRPr="006A3769" w:rsidDel="00BD681C">
          <w:delText>, such as</w:delText>
        </w:r>
      </w:del>
      <w:ins w:id="54" w:author="Tyler Cluff" w:date="2024-07-23T06:59:00Z">
        <w:r w:rsidR="00BD681C">
          <w:t xml:space="preserve"> using success rates and</w:t>
        </w:r>
      </w:ins>
      <w:r w:rsidR="00091E78" w:rsidRPr="006A3769">
        <w:t xml:space="preserve"> peak </w:t>
      </w:r>
      <w:ins w:id="55" w:author="Tyler Cluff" w:date="2024-07-23T07:12:00Z">
        <w:r w:rsidR="0042327F">
          <w:t xml:space="preserve">elbow </w:t>
        </w:r>
      </w:ins>
      <w:r w:rsidR="00091E78" w:rsidRPr="006A3769">
        <w:t>displacements</w:t>
      </w:r>
      <w:del w:id="56" w:author="Tyler Cluff" w:date="2024-07-23T07:00:00Z">
        <w:r w:rsidR="00091E78" w:rsidRPr="006A3769" w:rsidDel="00BD681C">
          <w:delText>, integrated displacements, return times, and success rates</w:delText>
        </w:r>
      </w:del>
      <w:r w:rsidR="00091E78" w:rsidRPr="006A3769">
        <w:t xml:space="preserve">. </w:t>
      </w:r>
      <w:del w:id="57" w:author="Tyler Cluff" w:date="2024-07-23T07:00:00Z">
        <w:r w:rsidR="00091E78" w:rsidRPr="006A3769" w:rsidDel="00BD681C">
          <w:delText>Participants controlled coactivation levels at</w:delText>
        </w:r>
      </w:del>
      <w:del w:id="58" w:author="Tyler Cluff" w:date="2024-07-23T06:54:00Z">
        <w:r w:rsidR="00091E78" w:rsidRPr="006A3769" w:rsidDel="00BD681C">
          <w:delText xml:space="preserve"> 0.5x, 2x, 4x, 8x, and 16x relative to their self-selected (1x) level</w:delText>
        </w:r>
      </w:del>
      <w:del w:id="59" w:author="Tyler Cluff" w:date="2024-07-23T07:00:00Z">
        <w:r w:rsidR="00091E78" w:rsidRPr="006A3769" w:rsidDel="00BD681C">
          <w:delText xml:space="preserve">. </w:delText>
        </w:r>
      </w:del>
      <w:del w:id="60" w:author="Tyler Cluff" w:date="2024-07-23T07:12:00Z">
        <w:r w:rsidR="00091E78" w:rsidRPr="006A3769" w:rsidDel="0042327F">
          <w:delText>Results indicated that m</w:delText>
        </w:r>
      </w:del>
      <w:ins w:id="61" w:author="Tyler Cluff" w:date="2024-07-23T07:17:00Z">
        <w:r w:rsidR="0042327F">
          <w:t>We found that muscles</w:t>
        </w:r>
      </w:ins>
      <w:del w:id="62" w:author="Tyler Cluff" w:date="2024-07-23T07:17:00Z">
        <w:r w:rsidR="00091E78" w:rsidRPr="006A3769" w:rsidDel="0042327F">
          <w:delText>uscle</w:delText>
        </w:r>
      </w:del>
      <w:r w:rsidR="00091E78" w:rsidRPr="006A3769">
        <w:t xml:space="preserve"> </w:t>
      </w:r>
      <w:ins w:id="63" w:author="Tyler Cluff" w:date="2024-07-23T07:12:00Z">
        <w:r w:rsidR="0042327F">
          <w:t xml:space="preserve">became more </w:t>
        </w:r>
      </w:ins>
      <w:r w:rsidR="00091E78" w:rsidRPr="006A3769">
        <w:t>respons</w:t>
      </w:r>
      <w:ins w:id="64" w:author="Tyler Cluff" w:date="2024-07-23T07:12:00Z">
        <w:r w:rsidR="0042327F">
          <w:t>ive to the disturbances</w:t>
        </w:r>
      </w:ins>
      <w:ins w:id="65" w:author="Tyler Cluff" w:date="2024-07-23T07:14:00Z">
        <w:r w:rsidR="0042327F">
          <w:t>, improving success rates</w:t>
        </w:r>
      </w:ins>
      <w:del w:id="66" w:author="Tyler Cluff" w:date="2024-07-23T07:12:00Z">
        <w:r w:rsidR="00091E78" w:rsidRPr="006A3769" w:rsidDel="0042327F">
          <w:delText>es</w:delText>
        </w:r>
      </w:del>
      <w:del w:id="67" w:author="Tyler Cluff" w:date="2024-07-23T07:13:00Z">
        <w:r w:rsidR="00091E78" w:rsidRPr="006A3769" w:rsidDel="0042327F">
          <w:delText xml:space="preserve"> were upregulated with higher coactivation levels. Muscles became more responsive to perturbations</w:delText>
        </w:r>
      </w:del>
      <w:del w:id="68" w:author="Tyler Cluff" w:date="2024-07-23T07:14:00Z">
        <w:r w:rsidR="00091E78" w:rsidRPr="006A3769" w:rsidDel="0042327F">
          <w:delText xml:space="preserve">, </w:delText>
        </w:r>
      </w:del>
      <w:del w:id="69" w:author="Tyler Cluff" w:date="2024-07-23T07:13:00Z">
        <w:r w:rsidR="00091E78" w:rsidRPr="006A3769" w:rsidDel="0042327F">
          <w:delText>success rates improved</w:delText>
        </w:r>
      </w:del>
      <w:del w:id="70" w:author="Tyler Cluff" w:date="2024-07-23T07:14:00Z">
        <w:r w:rsidR="00091E78" w:rsidRPr="006A3769" w:rsidDel="0042327F">
          <w:delText>, and</w:delText>
        </w:r>
      </w:del>
      <w:ins w:id="71" w:author="Tyler Cluff" w:date="2024-07-23T07:14:00Z">
        <w:r w:rsidR="0042327F">
          <w:t xml:space="preserve"> but increasing</w:t>
        </w:r>
      </w:ins>
      <w:r w:rsidR="00091E78" w:rsidRPr="006A3769">
        <w:t xml:space="preserve"> metabolic costs </w:t>
      </w:r>
      <w:del w:id="72" w:author="Tyler Cluff" w:date="2024-07-23T07:14:00Z">
        <w:r w:rsidR="00091E78" w:rsidRPr="006A3769" w:rsidDel="0042327F">
          <w:delText xml:space="preserve">increased </w:delText>
        </w:r>
      </w:del>
      <w:r w:rsidR="00091E78" w:rsidRPr="006A3769">
        <w:t xml:space="preserve">at higher coactivation levels. At the self-selected coactivation level, participants had a success rate of 30-50%, which increased to nearly 100% with higher coactivation. These findings suggest that higher coactivation levels enhance performance but increase metabolic cost, indicating that participants may prioritize </w:t>
      </w:r>
      <w:del w:id="73" w:author="Tyler Cluff" w:date="2024-07-23T07:18:00Z">
        <w:r w:rsidR="00091E78" w:rsidRPr="006A3769" w:rsidDel="0042327F">
          <w:delText xml:space="preserve">performance over </w:delText>
        </w:r>
      </w:del>
      <w:r w:rsidR="00091E78" w:rsidRPr="006A3769">
        <w:t xml:space="preserve">metabolic </w:t>
      </w:r>
      <w:del w:id="74" w:author="Tyler Cluff" w:date="2024-07-23T07:18:00Z">
        <w:r w:rsidR="00091E78" w:rsidRPr="006A3769" w:rsidDel="0042327F">
          <w:delText>efficiency</w:delText>
        </w:r>
      </w:del>
      <w:ins w:id="75" w:author="Tyler Cluff" w:date="2024-07-23T07:18:00Z">
        <w:r w:rsidR="0042327F">
          <w:t>cost at self-selected levels of muscle coacti</w:t>
        </w:r>
      </w:ins>
      <w:ins w:id="76" w:author="Tyler Cluff" w:date="2024-07-23T07:19:00Z">
        <w:r w:rsidR="00FC03C3">
          <w:t>vation</w:t>
        </w:r>
      </w:ins>
      <w:r w:rsidR="00091E78" w:rsidRPr="006A3769">
        <w:t>. This research offers insights into muscle coactivation's role in movement.</w:t>
      </w:r>
    </w:p>
    <w:p w14:paraId="45038902" w14:textId="77777777" w:rsidR="001E5122" w:rsidRDefault="001E5122" w:rsidP="00BD681C">
      <w:pPr>
        <w:pStyle w:val="NormalWeb"/>
        <w:jc w:val="both"/>
        <w:pPrChange w:id="77" w:author="Tyler Cluff" w:date="2024-07-23T06:51:00Z">
          <w:pPr>
            <w:pStyle w:val="NormalWeb"/>
            <w:spacing w:line="480" w:lineRule="auto"/>
            <w:jc w:val="both"/>
          </w:pPr>
        </w:pPrChange>
      </w:pPr>
    </w:p>
    <w:sectPr w:rsidR="001E5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Tyler Cluff" w:date="2024-07-23T07:20:00Z" w:initials="TC">
    <w:p w14:paraId="46CF642C" w14:textId="77777777" w:rsidR="003B60FD" w:rsidRDefault="003B60FD" w:rsidP="003B60F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Needs to be changed, or specified that you are referring to how this has been historically been understood.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CF64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34DA7BC" w16cex:dateUtc="2024-07-23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CF642C" w16cid:durableId="034DA7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yler Cluff">
    <w15:presenceInfo w15:providerId="AD" w15:userId="S::tyler.cluff@ucalgary.ca::bb732b06-f905-4be9-9aae-32c43f687c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06"/>
    <w:rsid w:val="00031409"/>
    <w:rsid w:val="00091E78"/>
    <w:rsid w:val="001372A0"/>
    <w:rsid w:val="001E5122"/>
    <w:rsid w:val="00310CBA"/>
    <w:rsid w:val="00322D97"/>
    <w:rsid w:val="003A1B02"/>
    <w:rsid w:val="003A238D"/>
    <w:rsid w:val="003B60FD"/>
    <w:rsid w:val="004042FB"/>
    <w:rsid w:val="0042327F"/>
    <w:rsid w:val="004D0D4C"/>
    <w:rsid w:val="004E273E"/>
    <w:rsid w:val="0057050E"/>
    <w:rsid w:val="00650D2B"/>
    <w:rsid w:val="00653823"/>
    <w:rsid w:val="00694841"/>
    <w:rsid w:val="006A3769"/>
    <w:rsid w:val="007A6761"/>
    <w:rsid w:val="008479AB"/>
    <w:rsid w:val="008932B8"/>
    <w:rsid w:val="00904FE0"/>
    <w:rsid w:val="009544B3"/>
    <w:rsid w:val="009C0267"/>
    <w:rsid w:val="009D4EEA"/>
    <w:rsid w:val="00AE7E96"/>
    <w:rsid w:val="00B42F67"/>
    <w:rsid w:val="00B44CA9"/>
    <w:rsid w:val="00B835BB"/>
    <w:rsid w:val="00BD681C"/>
    <w:rsid w:val="00C044EA"/>
    <w:rsid w:val="00C04CEC"/>
    <w:rsid w:val="00C540B8"/>
    <w:rsid w:val="00CE38E8"/>
    <w:rsid w:val="00D47906"/>
    <w:rsid w:val="00D93627"/>
    <w:rsid w:val="00DD21B6"/>
    <w:rsid w:val="00EB5BE8"/>
    <w:rsid w:val="00F067F5"/>
    <w:rsid w:val="00F8555B"/>
    <w:rsid w:val="00FA50F2"/>
    <w:rsid w:val="00FC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6CD3"/>
  <w15:chartTrackingRefBased/>
  <w15:docId w15:val="{55DC48FD-C940-49D7-9AD2-4E469260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pf0">
    <w:name w:val="pf0"/>
    <w:basedOn w:val="Normal"/>
    <w:rsid w:val="0095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cf01">
    <w:name w:val="cf01"/>
    <w:basedOn w:val="DefaultParagraphFont"/>
    <w:rsid w:val="009544B3"/>
    <w:rPr>
      <w:rFonts w:ascii="Segoe UI" w:hAnsi="Segoe UI" w:cs="Segoe UI" w:hint="default"/>
      <w:sz w:val="18"/>
      <w:szCs w:val="18"/>
    </w:rPr>
  </w:style>
  <w:style w:type="character" w:customStyle="1" w:styleId="overflow-hidden">
    <w:name w:val="overflow-hidden"/>
    <w:basedOn w:val="DefaultParagraphFont"/>
    <w:rsid w:val="001372A0"/>
  </w:style>
  <w:style w:type="paragraph" w:styleId="Revision">
    <w:name w:val="Revision"/>
    <w:hidden/>
    <w:uiPriority w:val="99"/>
    <w:semiHidden/>
    <w:rsid w:val="00BD68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B60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60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60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0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0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7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0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1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8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4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Dubey</dc:creator>
  <cp:keywords/>
  <dc:description/>
  <cp:lastModifiedBy>Tyler Cluff</cp:lastModifiedBy>
  <cp:revision>3</cp:revision>
  <dcterms:created xsi:type="dcterms:W3CDTF">2024-07-23T13:19:00Z</dcterms:created>
  <dcterms:modified xsi:type="dcterms:W3CDTF">2024-07-23T13:20:00Z</dcterms:modified>
</cp:coreProperties>
</file>