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6244B" w14:textId="4EE4A9EE" w:rsidR="00D47906" w:rsidRPr="00D47906" w:rsidRDefault="00D47906" w:rsidP="00D47906">
      <w:pPr>
        <w:pStyle w:val="NormalWeb"/>
        <w:spacing w:line="480" w:lineRule="auto"/>
        <w:jc w:val="both"/>
        <w:rPr>
          <w:b/>
          <w:bCs/>
        </w:rPr>
      </w:pPr>
      <w:commentRangeStart w:id="0"/>
      <w:r w:rsidRPr="00D47906">
        <w:rPr>
          <w:b/>
          <w:bCs/>
        </w:rPr>
        <w:t>Abstract</w:t>
      </w:r>
      <w:commentRangeEnd w:id="0"/>
      <w:r w:rsidR="00830C4D">
        <w:rPr>
          <w:rStyle w:val="CommentReference"/>
          <w:rFonts w:asciiTheme="minorHAnsi" w:eastAsiaTheme="minorHAnsi" w:hAnsiTheme="minorHAnsi" w:cstheme="minorBidi"/>
          <w:kern w:val="2"/>
          <w:lang w:eastAsia="en-US"/>
          <w14:ligatures w14:val="standardContextual"/>
        </w:rPr>
        <w:commentReference w:id="0"/>
      </w:r>
    </w:p>
    <w:p w14:paraId="2B449041" w14:textId="51DD4F55" w:rsidR="00DC7589" w:rsidRDefault="0057050E" w:rsidP="003A238D">
      <w:pPr>
        <w:pStyle w:val="NormalWeb"/>
        <w:spacing w:line="480" w:lineRule="auto"/>
        <w:jc w:val="both"/>
        <w:rPr>
          <w:ins w:id="1" w:author="Bhuvan Dubey" w:date="2024-07-22T23:48:00Z" w16du:dateUtc="2024-07-23T05:48:00Z"/>
        </w:rPr>
      </w:pPr>
      <w:commentRangeStart w:id="2"/>
      <w:commentRangeStart w:id="3"/>
      <w:r w:rsidRPr="004042FB">
        <w:t>Muscle coactivation, the simultaneous activation of agonist and antagonist muscles, stabilizes the body by making muscles stiff and resistant to motion</w:t>
      </w:r>
      <w:commentRangeEnd w:id="2"/>
      <w:r w:rsidR="00CE6C14">
        <w:rPr>
          <w:rStyle w:val="CommentReference"/>
          <w:rFonts w:asciiTheme="minorHAnsi" w:eastAsiaTheme="minorHAnsi" w:hAnsiTheme="minorHAnsi" w:cstheme="minorBidi"/>
          <w:kern w:val="2"/>
          <w:lang w:eastAsia="en-US"/>
          <w14:ligatures w14:val="standardContextual"/>
        </w:rPr>
        <w:commentReference w:id="2"/>
      </w:r>
      <w:commentRangeEnd w:id="3"/>
      <w:r w:rsidR="00A254D6">
        <w:rPr>
          <w:rStyle w:val="CommentReference"/>
          <w:rFonts w:asciiTheme="minorHAnsi" w:eastAsiaTheme="minorHAnsi" w:hAnsiTheme="minorHAnsi" w:cstheme="minorBidi"/>
          <w:kern w:val="2"/>
          <w:lang w:eastAsia="en-US"/>
          <w14:ligatures w14:val="standardContextual"/>
        </w:rPr>
        <w:commentReference w:id="3"/>
      </w:r>
      <w:r w:rsidR="00F8555B" w:rsidRPr="004042FB">
        <w:t>. This</w:t>
      </w:r>
      <w:r w:rsidRPr="004042FB">
        <w:t xml:space="preserve"> minimizes errors caused by physical perturbations.</w:t>
      </w:r>
      <w:r w:rsidR="00650D2B" w:rsidRPr="004042FB">
        <w:t xml:space="preserve"> </w:t>
      </w:r>
      <w:r w:rsidR="001372A0" w:rsidRPr="004042FB">
        <w:t xml:space="preserve">Recent observations shows that coactivation may increase the nervous system's responsiveness to sensory feedback. This study investigates </w:t>
      </w:r>
      <w:r w:rsidR="00F8555B" w:rsidRPr="004042FB">
        <w:t>whether</w:t>
      </w:r>
      <w:r w:rsidR="001372A0" w:rsidRPr="004042FB">
        <w:t xml:space="preserve"> </w:t>
      </w:r>
      <w:r w:rsidR="00F8555B" w:rsidRPr="004042FB">
        <w:t>different levels of</w:t>
      </w:r>
      <w:r w:rsidR="001372A0" w:rsidRPr="004042FB">
        <w:t xml:space="preserve"> muscle coactivation prepares the nervous system for </w:t>
      </w:r>
      <w:commentRangeStart w:id="4"/>
      <w:r w:rsidR="001372A0" w:rsidRPr="004042FB">
        <w:t>fast and forceful responses to sensory feedback</w:t>
      </w:r>
      <w:commentRangeEnd w:id="4"/>
      <w:r w:rsidR="008F3303">
        <w:rPr>
          <w:rStyle w:val="CommentReference"/>
          <w:rFonts w:asciiTheme="minorHAnsi" w:eastAsiaTheme="minorHAnsi" w:hAnsiTheme="minorHAnsi" w:cstheme="minorBidi"/>
          <w:kern w:val="2"/>
          <w:lang w:eastAsia="en-US"/>
          <w14:ligatures w14:val="standardContextual"/>
        </w:rPr>
        <w:commentReference w:id="4"/>
      </w:r>
      <w:r w:rsidR="001372A0" w:rsidRPr="004042FB">
        <w:t xml:space="preserve">. </w:t>
      </w:r>
      <w:r w:rsidR="007A6761" w:rsidRPr="004042FB">
        <w:t xml:space="preserve">Five healthy participants performed </w:t>
      </w:r>
      <w:commentRangeStart w:id="5"/>
      <w:commentRangeStart w:id="6"/>
      <w:r w:rsidR="007A6761" w:rsidRPr="004042FB">
        <w:t xml:space="preserve">motor tasks </w:t>
      </w:r>
      <w:commentRangeEnd w:id="5"/>
      <w:r w:rsidR="000E3ADE">
        <w:rPr>
          <w:rStyle w:val="CommentReference"/>
          <w:rFonts w:asciiTheme="minorHAnsi" w:eastAsiaTheme="minorHAnsi" w:hAnsiTheme="minorHAnsi" w:cstheme="minorBidi"/>
          <w:kern w:val="2"/>
          <w:lang w:eastAsia="en-US"/>
          <w14:ligatures w14:val="standardContextual"/>
        </w:rPr>
        <w:commentReference w:id="5"/>
      </w:r>
      <w:commentRangeEnd w:id="6"/>
      <w:r w:rsidR="000731BB">
        <w:rPr>
          <w:rStyle w:val="CommentReference"/>
          <w:rFonts w:asciiTheme="minorHAnsi" w:eastAsiaTheme="minorHAnsi" w:hAnsiTheme="minorHAnsi" w:cstheme="minorBidi"/>
          <w:kern w:val="2"/>
          <w:lang w:eastAsia="en-US"/>
          <w14:ligatures w14:val="standardContextual"/>
        </w:rPr>
        <w:commentReference w:id="6"/>
      </w:r>
      <w:r w:rsidR="007A6761" w:rsidRPr="004042FB">
        <w:t xml:space="preserve">on a </w:t>
      </w:r>
      <w:proofErr w:type="spellStart"/>
      <w:r w:rsidR="007A6761" w:rsidRPr="004042FB">
        <w:t>Kinarm</w:t>
      </w:r>
      <w:proofErr w:type="spellEnd"/>
      <w:r w:rsidR="007A6761" w:rsidRPr="004042FB">
        <w:t xml:space="preserve"> exoskeleton robot, </w:t>
      </w:r>
      <w:r w:rsidR="00904FE0" w:rsidRPr="004042FB">
        <w:t xml:space="preserve">and their </w:t>
      </w:r>
      <w:commentRangeStart w:id="7"/>
      <w:commentRangeStart w:id="8"/>
      <w:r w:rsidR="00904FE0" w:rsidRPr="004042FB">
        <w:t>stretch responses</w:t>
      </w:r>
      <w:commentRangeEnd w:id="7"/>
      <w:r w:rsidR="00D44DA8">
        <w:rPr>
          <w:rStyle w:val="CommentReference"/>
          <w:rFonts w:asciiTheme="minorHAnsi" w:eastAsiaTheme="minorHAnsi" w:hAnsiTheme="minorHAnsi" w:cstheme="minorBidi"/>
          <w:kern w:val="2"/>
          <w:lang w:eastAsia="en-US"/>
          <w14:ligatures w14:val="standardContextual"/>
        </w:rPr>
        <w:commentReference w:id="7"/>
      </w:r>
      <w:commentRangeEnd w:id="8"/>
      <w:r w:rsidR="001E133E">
        <w:rPr>
          <w:rStyle w:val="CommentReference"/>
          <w:rFonts w:asciiTheme="minorHAnsi" w:eastAsiaTheme="minorHAnsi" w:hAnsiTheme="minorHAnsi" w:cstheme="minorBidi"/>
          <w:kern w:val="2"/>
          <w:lang w:eastAsia="en-US"/>
          <w14:ligatures w14:val="standardContextual"/>
        </w:rPr>
        <w:commentReference w:id="8"/>
      </w:r>
      <w:r w:rsidR="00904FE0" w:rsidRPr="004042FB">
        <w:t xml:space="preserve">, metabolic costs, and behavioral responses, such as peak displacements, integrated displacements, return times, and success rates were measured. </w:t>
      </w:r>
      <w:commentRangeStart w:id="9"/>
      <w:commentRangeStart w:id="10"/>
      <w:r w:rsidR="00904FE0" w:rsidRPr="004042FB">
        <w:t xml:space="preserve">The goal was to </w:t>
      </w:r>
      <w:r w:rsidR="007A6761" w:rsidRPr="004042FB">
        <w:t>understand how these factors optimize movement strategies and</w:t>
      </w:r>
      <w:r w:rsidR="00904FE0" w:rsidRPr="004042FB">
        <w:t xml:space="preserve"> </w:t>
      </w:r>
      <w:r w:rsidR="004E273E">
        <w:t xml:space="preserve">to </w:t>
      </w:r>
      <w:r w:rsidR="004D0D4C" w:rsidRPr="004042FB">
        <w:t>establish a relationship</w:t>
      </w:r>
      <w:r w:rsidR="007A6761" w:rsidRPr="004042FB">
        <w:t xml:space="preserve"> between energy expenditure and performance benefits of muscle coactivation.</w:t>
      </w:r>
      <w:r w:rsidR="004D0D4C" w:rsidRPr="004042FB">
        <w:t xml:space="preserve"> </w:t>
      </w:r>
      <w:commentRangeEnd w:id="9"/>
      <w:r w:rsidR="009777D8">
        <w:rPr>
          <w:rStyle w:val="CommentReference"/>
          <w:rFonts w:asciiTheme="minorHAnsi" w:eastAsiaTheme="minorHAnsi" w:hAnsiTheme="minorHAnsi" w:cstheme="minorBidi"/>
          <w:kern w:val="2"/>
          <w:lang w:eastAsia="en-US"/>
          <w14:ligatures w14:val="standardContextual"/>
        </w:rPr>
        <w:commentReference w:id="9"/>
      </w:r>
      <w:commentRangeEnd w:id="10"/>
      <w:r w:rsidR="008B6055">
        <w:rPr>
          <w:rStyle w:val="CommentReference"/>
          <w:rFonts w:asciiTheme="minorHAnsi" w:eastAsiaTheme="minorHAnsi" w:hAnsiTheme="minorHAnsi" w:cstheme="minorBidi"/>
          <w:kern w:val="2"/>
          <w:lang w:eastAsia="en-US"/>
          <w14:ligatures w14:val="standardContextual"/>
        </w:rPr>
        <w:commentReference w:id="10"/>
      </w:r>
      <w:commentRangeStart w:id="11"/>
      <w:commentRangeStart w:id="12"/>
      <w:r w:rsidR="00650D2B" w:rsidRPr="004042FB">
        <w:t>Participants maintained different controlled levels of coactivation before the same perturbations</w:t>
      </w:r>
      <w:commentRangeEnd w:id="11"/>
      <w:r w:rsidR="00C71E53">
        <w:rPr>
          <w:rStyle w:val="CommentReference"/>
          <w:rFonts w:asciiTheme="minorHAnsi" w:eastAsiaTheme="minorHAnsi" w:hAnsiTheme="minorHAnsi" w:cstheme="minorBidi"/>
          <w:kern w:val="2"/>
          <w:lang w:eastAsia="en-US"/>
          <w14:ligatures w14:val="standardContextual"/>
        </w:rPr>
        <w:commentReference w:id="11"/>
      </w:r>
      <w:commentRangeEnd w:id="12"/>
      <w:r w:rsidR="00450667">
        <w:rPr>
          <w:rStyle w:val="CommentReference"/>
          <w:rFonts w:asciiTheme="minorHAnsi" w:eastAsiaTheme="minorHAnsi" w:hAnsiTheme="minorHAnsi" w:cstheme="minorBidi"/>
          <w:kern w:val="2"/>
          <w:lang w:eastAsia="en-US"/>
          <w14:ligatures w14:val="standardContextual"/>
        </w:rPr>
        <w:commentReference w:id="12"/>
      </w:r>
      <w:r w:rsidR="00650D2B" w:rsidRPr="004042FB">
        <w:t xml:space="preserve">. </w:t>
      </w:r>
      <w:commentRangeStart w:id="13"/>
      <w:commentRangeStart w:id="14"/>
      <w:r w:rsidR="00C540B8" w:rsidRPr="004042FB">
        <w:t>Results indicated that as coactivation levels increased before the perturbations, agonist muscles became more excitable while antagonist muscles were more inhibited, reducing arm displacement and increasing responsiveness to sensory feedback.</w:t>
      </w:r>
      <w:r w:rsidR="00650D2B" w:rsidRPr="004042FB">
        <w:t xml:space="preserve"> </w:t>
      </w:r>
      <w:commentRangeEnd w:id="13"/>
      <w:r w:rsidR="00534D23">
        <w:rPr>
          <w:rStyle w:val="CommentReference"/>
          <w:rFonts w:asciiTheme="minorHAnsi" w:eastAsiaTheme="minorHAnsi" w:hAnsiTheme="minorHAnsi" w:cstheme="minorBidi"/>
          <w:kern w:val="2"/>
          <w:lang w:eastAsia="en-US"/>
          <w14:ligatures w14:val="standardContextual"/>
        </w:rPr>
        <w:commentReference w:id="13"/>
      </w:r>
      <w:commentRangeEnd w:id="14"/>
      <w:r w:rsidR="00450667">
        <w:rPr>
          <w:rStyle w:val="CommentReference"/>
          <w:rFonts w:asciiTheme="minorHAnsi" w:eastAsiaTheme="minorHAnsi" w:hAnsiTheme="minorHAnsi" w:cstheme="minorBidi"/>
          <w:kern w:val="2"/>
          <w:lang w:eastAsia="en-US"/>
          <w14:ligatures w14:val="standardContextual"/>
        </w:rPr>
        <w:commentReference w:id="14"/>
      </w:r>
      <w:r w:rsidR="00650D2B" w:rsidRPr="004042FB">
        <w:t xml:space="preserve">The success rate </w:t>
      </w:r>
      <w:r w:rsidR="004D0D4C" w:rsidRPr="004042FB">
        <w:t xml:space="preserve">for </w:t>
      </w:r>
      <w:r w:rsidR="00650D2B" w:rsidRPr="004042FB">
        <w:t xml:space="preserve">countering perturbations and returning the arm to the postural target improved to about 100% at </w:t>
      </w:r>
      <w:commentRangeStart w:id="15"/>
      <w:commentRangeStart w:id="16"/>
      <w:r w:rsidR="00650D2B" w:rsidRPr="004042FB">
        <w:t xml:space="preserve">maximum </w:t>
      </w:r>
      <w:commentRangeEnd w:id="15"/>
      <w:r w:rsidR="00525731">
        <w:rPr>
          <w:rStyle w:val="CommentReference"/>
          <w:rFonts w:asciiTheme="minorHAnsi" w:eastAsiaTheme="minorHAnsi" w:hAnsiTheme="minorHAnsi" w:cstheme="minorBidi"/>
          <w:kern w:val="2"/>
          <w:lang w:eastAsia="en-US"/>
          <w14:ligatures w14:val="standardContextual"/>
        </w:rPr>
        <w:commentReference w:id="15"/>
      </w:r>
      <w:commentRangeEnd w:id="16"/>
      <w:r w:rsidR="00B44D8B">
        <w:rPr>
          <w:rStyle w:val="CommentReference"/>
          <w:rFonts w:asciiTheme="minorHAnsi" w:eastAsiaTheme="minorHAnsi" w:hAnsiTheme="minorHAnsi" w:cstheme="minorBidi"/>
          <w:kern w:val="2"/>
          <w:lang w:eastAsia="en-US"/>
          <w14:ligatures w14:val="standardContextual"/>
        </w:rPr>
        <w:commentReference w:id="16"/>
      </w:r>
      <w:r w:rsidR="00650D2B" w:rsidRPr="004042FB">
        <w:t>coactivation (</w:t>
      </w:r>
      <w:commentRangeStart w:id="17"/>
      <w:r w:rsidR="00650D2B" w:rsidRPr="004042FB">
        <w:t>30-50% before coactivation</w:t>
      </w:r>
      <w:commentRangeEnd w:id="17"/>
      <w:r w:rsidR="00AC6524">
        <w:rPr>
          <w:rStyle w:val="CommentReference"/>
          <w:rFonts w:asciiTheme="minorHAnsi" w:eastAsiaTheme="minorHAnsi" w:hAnsiTheme="minorHAnsi" w:cstheme="minorBidi"/>
          <w:kern w:val="2"/>
          <w:lang w:eastAsia="en-US"/>
          <w14:ligatures w14:val="standardContextual"/>
        </w:rPr>
        <w:commentReference w:id="17"/>
      </w:r>
      <w:r w:rsidR="00650D2B" w:rsidRPr="004042FB">
        <w:t xml:space="preserve">). The metabolic costs, measured through a metabolic mask, increased with higher coactivation levels, reflecting the greater energy expenditure. </w:t>
      </w:r>
      <w:r w:rsidR="004042FB" w:rsidRPr="004042FB">
        <w:t xml:space="preserve">These findings suggest a trade-off between the costs of muscle coactivation and performance, </w:t>
      </w:r>
      <w:r w:rsidR="004042FB">
        <w:t>as an</w:t>
      </w:r>
      <w:r w:rsidR="004042FB" w:rsidRPr="004042FB">
        <w:t xml:space="preserve"> improve</w:t>
      </w:r>
      <w:r w:rsidR="004042FB">
        <w:t xml:space="preserve">ment in </w:t>
      </w:r>
      <w:r w:rsidR="004042FB" w:rsidRPr="004042FB">
        <w:t xml:space="preserve">performance comes at the expense of higher energy expenditure. </w:t>
      </w:r>
      <w:commentRangeStart w:id="18"/>
      <w:commentRangeStart w:id="19"/>
      <w:r w:rsidR="00650D2B" w:rsidRPr="004042FB">
        <w:t>This research provides new insights into the role of muscle coactivation in human movement, with implications for rehabilitation and sports science.</w:t>
      </w:r>
      <w:commentRangeEnd w:id="18"/>
      <w:r w:rsidR="00795E61">
        <w:rPr>
          <w:rStyle w:val="CommentReference"/>
          <w:rFonts w:asciiTheme="minorHAnsi" w:eastAsiaTheme="minorHAnsi" w:hAnsiTheme="minorHAnsi" w:cstheme="minorBidi"/>
          <w:kern w:val="2"/>
          <w:lang w:eastAsia="en-US"/>
          <w14:ligatures w14:val="standardContextual"/>
        </w:rPr>
        <w:commentReference w:id="18"/>
      </w:r>
      <w:commentRangeEnd w:id="19"/>
      <w:r w:rsidR="006070DC">
        <w:rPr>
          <w:rStyle w:val="CommentReference"/>
          <w:rFonts w:asciiTheme="minorHAnsi" w:eastAsiaTheme="minorHAnsi" w:hAnsiTheme="minorHAnsi" w:cstheme="minorBidi"/>
          <w:kern w:val="2"/>
          <w:lang w:eastAsia="en-US"/>
          <w14:ligatures w14:val="standardContextual"/>
        </w:rPr>
        <w:commentReference w:id="19"/>
      </w:r>
      <w:ins w:id="20" w:author="Bhuvan Dubey" w:date="2024-07-22T23:48:00Z" w16du:dateUtc="2024-07-23T05:48:00Z">
        <w:r w:rsidR="00DC7589">
          <w:t xml:space="preserve">      </w:t>
        </w:r>
      </w:ins>
    </w:p>
    <w:p w14:paraId="1D12440B" w14:textId="77777777" w:rsidR="00DC7589" w:rsidRDefault="00DC7589" w:rsidP="00DC7589">
      <w:pPr>
        <w:pStyle w:val="NormalWeb"/>
        <w:spacing w:line="480" w:lineRule="auto"/>
        <w:jc w:val="both"/>
        <w:rPr>
          <w:ins w:id="21" w:author="Bhuvan Dubey" w:date="2024-07-22T23:48:00Z" w16du:dateUtc="2024-07-23T05:48:00Z"/>
        </w:rPr>
      </w:pPr>
      <w:ins w:id="22" w:author="Bhuvan Dubey" w:date="2024-07-22T23:48:00Z" w16du:dateUtc="2024-07-23T05:48:00Z">
        <w:r w:rsidRPr="001E5122">
          <w:rPr>
            <w:highlight w:val="yellow"/>
          </w:rPr>
          <w:lastRenderedPageBreak/>
          <w:t>Muscle coactivation, the simultaneous activation of agonist and antagonist muscles, stabilizes the body by making muscles stiff and resistant to motion. Recent observations show that coactivation may increase the nervous system's responsiveness to sensory feedback, thereby improving task performance. However, muscle coactivation is thought to be a metabolically costly strategy, and we do not know much about the associated metabolic cost.</w:t>
        </w:r>
        <w:r>
          <w:t xml:space="preserve"> </w:t>
        </w:r>
        <w:r w:rsidRPr="009C0267">
          <w:rPr>
            <w:highlight w:val="yellow"/>
          </w:rPr>
          <w:t>This study investigates whether different levels of muscle coactivation prepares the nervous system for fast and forceful responses to sensory feedback and examines the trade-off between metabolic cost and task performance.</w:t>
        </w:r>
        <w:r w:rsidRPr="004042FB">
          <w:t xml:space="preserve"> </w:t>
        </w:r>
        <w:r w:rsidRPr="00D93627">
          <w:rPr>
            <w:highlight w:val="yellow"/>
          </w:rPr>
          <w:t xml:space="preserve">Five healthy participants maintained upper limb posture in a </w:t>
        </w:r>
        <w:proofErr w:type="spellStart"/>
        <w:r w:rsidRPr="00D93627">
          <w:rPr>
            <w:highlight w:val="yellow"/>
          </w:rPr>
          <w:t>Kinarm</w:t>
        </w:r>
        <w:proofErr w:type="spellEnd"/>
        <w:r w:rsidRPr="00D93627">
          <w:rPr>
            <w:highlight w:val="yellow"/>
          </w:rPr>
          <w:t xml:space="preserve"> exoskeleton robot while encountering torque pulses that extended or flexed the elbow. They performed the task with a self-selected coactivation level, after which we altered the coactivation level using biofeedback. </w:t>
        </w:r>
        <w:r w:rsidRPr="009C0267">
          <w:rPr>
            <w:highlight w:val="yellow"/>
          </w:rPr>
          <w:t>The activity of upper limb muscles using surface EMG, metabolic costs, and behavioral responses, such as peak displacements, integrated displacements, return times, and success rates were measured.</w:t>
        </w:r>
        <w:r>
          <w:t xml:space="preserve"> </w:t>
        </w:r>
        <w:r w:rsidRPr="00310CBA">
          <w:rPr>
            <w:highlight w:val="green"/>
          </w:rPr>
          <w:t>The goal was to understand how individuals select a given coactivation level, whether they prioritize performance or metabolic cost, and to determine how altering the level of coactivation affects performance and metabolic cost.</w:t>
        </w:r>
        <w:r>
          <w:t xml:space="preserve"> </w:t>
        </w:r>
        <w:r w:rsidRPr="009C0267">
          <w:rPr>
            <w:highlight w:val="yellow"/>
          </w:rPr>
          <w:t>Participants maintained controlled levels of coactivation before the same perturbations, using 0.5x, 2x, 4x, 8x, and 16x relative to self-selected (1x) coactivation levels.</w:t>
        </w:r>
        <w:r w:rsidRPr="004042FB">
          <w:t xml:space="preserve"> </w:t>
        </w:r>
        <w:r w:rsidRPr="00CE38E8">
          <w:rPr>
            <w:highlight w:val="yellow"/>
          </w:rPr>
          <w:t>Results indicated that muscle responses were upregulated with greater levels of coactivation. Muscles became more responsive to the perturbations, success rates improved, and metabolic costs also increased at higher levels of coactivation.</w:t>
        </w:r>
        <w:r>
          <w:t xml:space="preserve"> </w:t>
        </w:r>
        <w:r w:rsidRPr="00CE38E8">
          <w:rPr>
            <w:highlight w:val="yellow"/>
          </w:rPr>
          <w:t>The success rates for countering perturbations and returning the arm to the postural target paralleled the level of coactivation. At the self-selected coactivation level, participants had a success rate of 30-50%.</w:t>
        </w:r>
        <w:r>
          <w:t xml:space="preserve"> </w:t>
        </w:r>
        <w:r w:rsidRPr="00CE38E8">
          <w:rPr>
            <w:highlight w:val="yellow"/>
          </w:rPr>
          <w:t>Increasing coactivation improved success rates to about 100%.</w:t>
        </w:r>
        <w:r>
          <w:t xml:space="preserve"> </w:t>
        </w:r>
        <w:r w:rsidRPr="00310CBA">
          <w:rPr>
            <w:highlight w:val="yellow"/>
          </w:rPr>
          <w:t xml:space="preserve">The results suggest that higher levels of coactivation increase metabolic cost but improve performance, indicating participants </w:t>
        </w:r>
        <w:r w:rsidRPr="00310CBA">
          <w:rPr>
            <w:highlight w:val="yellow"/>
          </w:rPr>
          <w:lastRenderedPageBreak/>
          <w:t>prioritize metabolic cost.</w:t>
        </w:r>
        <w:r>
          <w:t xml:space="preserve"> </w:t>
        </w:r>
        <w:r w:rsidRPr="004042FB">
          <w:t xml:space="preserve">The metabolic costs, measured through a metabolic mask, increased with higher coactivation levels, reflecting the greater energy expenditure. These findings suggest a trade-off between the costs of muscle coactivation and performance, </w:t>
        </w:r>
        <w:r>
          <w:t>as an</w:t>
        </w:r>
        <w:r w:rsidRPr="004042FB">
          <w:t xml:space="preserve"> improve</w:t>
        </w:r>
        <w:r>
          <w:t xml:space="preserve">ment in </w:t>
        </w:r>
        <w:r w:rsidRPr="004042FB">
          <w:t xml:space="preserve">performance comes at the expense of higher energy expenditure. </w:t>
        </w:r>
      </w:ins>
    </w:p>
    <w:p w14:paraId="5AF3DE41" w14:textId="77777777" w:rsidR="00DC7589" w:rsidRDefault="00DC7589" w:rsidP="003A238D">
      <w:pPr>
        <w:pStyle w:val="NormalWeb"/>
        <w:spacing w:line="480" w:lineRule="auto"/>
        <w:jc w:val="both"/>
      </w:pPr>
    </w:p>
    <w:sectPr w:rsidR="00DC758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Tyler Cluff" w:date="2024-07-21T16:56:00Z" w:initials="TC">
    <w:p w14:paraId="309473E8" w14:textId="77777777" w:rsidR="00830C4D" w:rsidRDefault="00830C4D" w:rsidP="00830C4D">
      <w:r>
        <w:rPr>
          <w:rStyle w:val="CommentReference"/>
        </w:rPr>
        <w:annotationRef/>
      </w:r>
      <w:r>
        <w:rPr>
          <w:color w:val="000000"/>
          <w:sz w:val="20"/>
          <w:szCs w:val="20"/>
        </w:rPr>
        <w:t xml:space="preserve">Summary: </w:t>
      </w:r>
    </w:p>
    <w:p w14:paraId="4A2F51CA" w14:textId="77777777" w:rsidR="00830C4D" w:rsidRDefault="00830C4D" w:rsidP="00830C4D"/>
    <w:p w14:paraId="1461894D" w14:textId="77777777" w:rsidR="00830C4D" w:rsidRDefault="00830C4D" w:rsidP="00830C4D">
      <w:r>
        <w:rPr>
          <w:color w:val="000000"/>
          <w:sz w:val="20"/>
          <w:szCs w:val="20"/>
        </w:rPr>
        <w:t xml:space="preserve">More details about the question. </w:t>
      </w:r>
    </w:p>
    <w:p w14:paraId="7CDD1D6B" w14:textId="77777777" w:rsidR="00830C4D" w:rsidRDefault="00830C4D" w:rsidP="00830C4D"/>
    <w:p w14:paraId="49BE98E4" w14:textId="77777777" w:rsidR="00830C4D" w:rsidRDefault="00830C4D" w:rsidP="00830C4D">
      <w:r>
        <w:rPr>
          <w:color w:val="000000"/>
          <w:sz w:val="20"/>
          <w:szCs w:val="20"/>
        </w:rPr>
        <w:t xml:space="preserve">More details about the task. </w:t>
      </w:r>
    </w:p>
    <w:p w14:paraId="2FFC48CF" w14:textId="77777777" w:rsidR="00830C4D" w:rsidRDefault="00830C4D" w:rsidP="00830C4D"/>
    <w:p w14:paraId="195D10A2" w14:textId="77777777" w:rsidR="00830C4D" w:rsidRDefault="00830C4D" w:rsidP="00830C4D">
      <w:r>
        <w:rPr>
          <w:color w:val="000000"/>
          <w:sz w:val="20"/>
          <w:szCs w:val="20"/>
        </w:rPr>
        <w:t>Be explicit in explaining the results - what was the relation between coactivation, success/task performance and metabolic cost?</w:t>
      </w:r>
    </w:p>
  </w:comment>
  <w:comment w:id="2" w:author="Philipp Maurus" w:date="2024-07-19T13:54:00Z" w:initials="PM">
    <w:p w14:paraId="1D27F5A4" w14:textId="1ECE706D" w:rsidR="00852DB5" w:rsidRDefault="00CE6C14" w:rsidP="00852DB5">
      <w:pPr>
        <w:pStyle w:val="CommentText"/>
      </w:pPr>
      <w:r>
        <w:rPr>
          <w:rStyle w:val="CommentReference"/>
        </w:rPr>
        <w:annotationRef/>
      </w:r>
      <w:r w:rsidR="00852DB5">
        <w:t>Careful here. We are actually (at least in other work) challenging this statement. The way it is written it seems factual.</w:t>
      </w:r>
    </w:p>
    <w:p w14:paraId="21075E76" w14:textId="77777777" w:rsidR="00852DB5" w:rsidRDefault="00852DB5" w:rsidP="00852DB5">
      <w:pPr>
        <w:pStyle w:val="CommentText"/>
      </w:pPr>
    </w:p>
    <w:p w14:paraId="32BF8C17" w14:textId="77777777" w:rsidR="00852DB5" w:rsidRDefault="00852DB5" w:rsidP="00852DB5">
      <w:pPr>
        <w:pStyle w:val="CommentText"/>
      </w:pPr>
      <w:r>
        <w:t>In general, I am tempted to not focus on stiffness. It is not clear how stiffness is important for the current project.</w:t>
      </w:r>
    </w:p>
    <w:p w14:paraId="796E232C" w14:textId="77777777" w:rsidR="00852DB5" w:rsidRDefault="00852DB5" w:rsidP="00852DB5">
      <w:pPr>
        <w:pStyle w:val="CommentText"/>
      </w:pPr>
    </w:p>
    <w:p w14:paraId="11484081" w14:textId="77777777" w:rsidR="00852DB5" w:rsidRDefault="00852DB5" w:rsidP="00852DB5">
      <w:pPr>
        <w:pStyle w:val="CommentText"/>
      </w:pPr>
      <w:r>
        <w:t xml:space="preserve">It may be worthwhile starting a bit broader with examples when people increase coactivation. </w:t>
      </w:r>
    </w:p>
    <w:p w14:paraId="1BDF4F89" w14:textId="77777777" w:rsidR="00852DB5" w:rsidRDefault="00852DB5" w:rsidP="00852DB5">
      <w:pPr>
        <w:pStyle w:val="CommentText"/>
      </w:pPr>
      <w:r>
        <w:t>Then, state that increases in muscle coactivation can upregulate responses to sensory feedback and thereby improve task performance (e.g., Saliba et al. 2020). However, muscle coactivation is thought to be a metabolically costly strategy. But surprisingly, we do not know much about the metabolic cost associated with coactivation.</w:t>
      </w:r>
    </w:p>
    <w:p w14:paraId="60FAF6DC" w14:textId="77777777" w:rsidR="00852DB5" w:rsidRDefault="00852DB5" w:rsidP="00852DB5">
      <w:pPr>
        <w:pStyle w:val="CommentText"/>
      </w:pPr>
    </w:p>
    <w:p w14:paraId="3A65C903" w14:textId="77777777" w:rsidR="00852DB5" w:rsidRDefault="00852DB5" w:rsidP="00852DB5">
      <w:pPr>
        <w:pStyle w:val="CommentText"/>
      </w:pPr>
      <w:r>
        <w:t>That will help with linking the background with the general research question.</w:t>
      </w:r>
    </w:p>
  </w:comment>
  <w:comment w:id="3" w:author="Tyler Cluff" w:date="2024-07-21T16:47:00Z" w:initials="TC">
    <w:p w14:paraId="3FD238A5" w14:textId="77777777" w:rsidR="00A254D6" w:rsidRDefault="00A254D6" w:rsidP="00A254D6">
      <w:r>
        <w:rPr>
          <w:rStyle w:val="CommentReference"/>
        </w:rPr>
        <w:annotationRef/>
      </w:r>
      <w:r>
        <w:rPr>
          <w:color w:val="000000"/>
          <w:sz w:val="20"/>
          <w:szCs w:val="20"/>
        </w:rPr>
        <w:t xml:space="preserve">This would be a good way to lead into the idea that there may be a tradeoff between muscle coactivation and task success. </w:t>
      </w:r>
    </w:p>
    <w:p w14:paraId="7ED3DF30" w14:textId="77777777" w:rsidR="00A254D6" w:rsidRDefault="00A254D6" w:rsidP="00A254D6"/>
    <w:p w14:paraId="21263F0F" w14:textId="77777777" w:rsidR="00A254D6" w:rsidRDefault="00A254D6" w:rsidP="00A254D6">
      <w:r>
        <w:rPr>
          <w:color w:val="000000"/>
          <w:sz w:val="20"/>
          <w:szCs w:val="20"/>
        </w:rPr>
        <w:t xml:space="preserve">We are interested in the metabolic cost of coactivation and how it impacts performance in responding to mechanical perturbations. </w:t>
      </w:r>
    </w:p>
    <w:p w14:paraId="534DD746" w14:textId="77777777" w:rsidR="00A254D6" w:rsidRDefault="00A254D6" w:rsidP="00A254D6"/>
    <w:p w14:paraId="51418C8C" w14:textId="77777777" w:rsidR="00A254D6" w:rsidRDefault="00A254D6" w:rsidP="00A254D6">
      <w:r>
        <w:rPr>
          <w:color w:val="000000"/>
          <w:sz w:val="20"/>
          <w:szCs w:val="20"/>
        </w:rPr>
        <w:t xml:space="preserve">I would like to look at visual for your thesis project too. </w:t>
      </w:r>
    </w:p>
  </w:comment>
  <w:comment w:id="4" w:author="Philipp Maurus" w:date="2024-07-19T14:37:00Z" w:initials="PM">
    <w:p w14:paraId="3C365D4A" w14:textId="32A7EEFD" w:rsidR="008F3303" w:rsidRDefault="008F3303" w:rsidP="008F3303">
      <w:pPr>
        <w:pStyle w:val="CommentText"/>
      </w:pPr>
      <w:r>
        <w:rPr>
          <w:rStyle w:val="CommentReference"/>
        </w:rPr>
        <w:annotationRef/>
      </w:r>
      <w:r>
        <w:t>That is only one part of it. Try to incorporate some details about the metabolic cost of coactivation.</w:t>
      </w:r>
    </w:p>
  </w:comment>
  <w:comment w:id="5" w:author="Philipp Maurus" w:date="2024-07-19T14:49:00Z" w:initials="PM">
    <w:p w14:paraId="06E0A52F" w14:textId="77777777" w:rsidR="00AF27A7" w:rsidRDefault="000E3ADE" w:rsidP="00AF27A7">
      <w:pPr>
        <w:pStyle w:val="CommentText"/>
      </w:pPr>
      <w:r>
        <w:rPr>
          <w:rStyle w:val="CommentReference"/>
        </w:rPr>
        <w:annotationRef/>
      </w:r>
      <w:r w:rsidR="00AF27A7">
        <w:t>Briefly describe the task:</w:t>
      </w:r>
    </w:p>
    <w:p w14:paraId="732DC25B" w14:textId="77777777" w:rsidR="00AF27A7" w:rsidRDefault="00AF27A7" w:rsidP="00AF27A7">
      <w:pPr>
        <w:pStyle w:val="CommentText"/>
      </w:pPr>
      <w:r>
        <w:t>Participants had to maintain upper limb posture in a Kinarm exoskeleton, while encountering torque pulses that extended or flexed the elbow.</w:t>
      </w:r>
    </w:p>
    <w:p w14:paraId="3D86056F" w14:textId="77777777" w:rsidR="00AF27A7" w:rsidRDefault="00AF27A7" w:rsidP="00AF27A7">
      <w:pPr>
        <w:pStyle w:val="CommentText"/>
      </w:pPr>
    </w:p>
    <w:p w14:paraId="598B4E36" w14:textId="77777777" w:rsidR="00AF27A7" w:rsidRDefault="00AF27A7" w:rsidP="00AF27A7">
      <w:pPr>
        <w:pStyle w:val="CommentText"/>
      </w:pPr>
      <w:r>
        <w:t>Or something along those lines.</w:t>
      </w:r>
    </w:p>
    <w:p w14:paraId="5044541E" w14:textId="77777777" w:rsidR="00AF27A7" w:rsidRDefault="00AF27A7" w:rsidP="00AF27A7">
      <w:pPr>
        <w:pStyle w:val="CommentText"/>
      </w:pPr>
    </w:p>
    <w:p w14:paraId="685BEF51" w14:textId="77777777" w:rsidR="00AF27A7" w:rsidRDefault="00AF27A7" w:rsidP="00AF27A7">
      <w:pPr>
        <w:pStyle w:val="CommentText"/>
      </w:pPr>
      <w:r>
        <w:t>Without a brief description of the task, it is not clear why peak displacements are important outcomes.</w:t>
      </w:r>
    </w:p>
    <w:p w14:paraId="29F8F043" w14:textId="77777777" w:rsidR="00AF27A7" w:rsidRDefault="00AF27A7" w:rsidP="00AF27A7">
      <w:pPr>
        <w:pStyle w:val="CommentText"/>
      </w:pPr>
    </w:p>
    <w:p w14:paraId="23D9377C" w14:textId="77777777" w:rsidR="00AF27A7" w:rsidRDefault="00AF27A7" w:rsidP="00AF27A7">
      <w:pPr>
        <w:pStyle w:val="CommentText"/>
      </w:pPr>
      <w:r>
        <w:t>I think it is important to say that the task was completed with a self-selected coactivation level and that after that we altered the coactivation level using biofeedback.</w:t>
      </w:r>
    </w:p>
  </w:comment>
  <w:comment w:id="6" w:author="Tyler Cluff" w:date="2024-07-21T16:50:00Z" w:initials="TC">
    <w:p w14:paraId="50C15FDB" w14:textId="77777777" w:rsidR="000731BB" w:rsidRDefault="000731BB" w:rsidP="000731BB">
      <w:r>
        <w:rPr>
          <w:rStyle w:val="CommentReference"/>
        </w:rPr>
        <w:annotationRef/>
      </w:r>
      <w:r>
        <w:rPr>
          <w:color w:val="000000"/>
          <w:sz w:val="20"/>
          <w:szCs w:val="20"/>
        </w:rPr>
        <w:t xml:space="preserve">I agree, the levels of coactivation are normalized to the levels that participants spontaneously select to perform the task. </w:t>
      </w:r>
    </w:p>
    <w:p w14:paraId="258724E2" w14:textId="77777777" w:rsidR="000731BB" w:rsidRDefault="000731BB" w:rsidP="000731BB"/>
    <w:p w14:paraId="18A69577" w14:textId="77777777" w:rsidR="000731BB" w:rsidRDefault="000731BB" w:rsidP="000731BB">
      <w:r>
        <w:rPr>
          <w:color w:val="000000"/>
          <w:sz w:val="20"/>
          <w:szCs w:val="20"/>
        </w:rPr>
        <w:t xml:space="preserve">It’s an important detail because it allows you to map out the corresponding change in performance and metabolic cost if you make participants decrease or increase coactivation relative to the levels they spontaneously select. </w:t>
      </w:r>
    </w:p>
  </w:comment>
  <w:comment w:id="7" w:author="Philipp Maurus" w:date="2024-07-19T14:47:00Z" w:initials="PM">
    <w:p w14:paraId="2B81A7DA" w14:textId="0164C0DA" w:rsidR="00BD037D" w:rsidRDefault="00D44DA8" w:rsidP="00BD037D">
      <w:pPr>
        <w:pStyle w:val="CommentText"/>
      </w:pPr>
      <w:r>
        <w:rPr>
          <w:rStyle w:val="CommentReference"/>
        </w:rPr>
        <w:annotationRef/>
      </w:r>
      <w:r w:rsidR="00BD037D">
        <w:t>How are we measuring stretch responses?</w:t>
      </w:r>
    </w:p>
    <w:p w14:paraId="28111E04" w14:textId="77777777" w:rsidR="00BD037D" w:rsidRDefault="00BD037D" w:rsidP="00BD037D">
      <w:pPr>
        <w:pStyle w:val="CommentText"/>
      </w:pPr>
      <w:r>
        <w:t>You can also be a bit more general because we are also interested in the shortening responses.</w:t>
      </w:r>
    </w:p>
    <w:p w14:paraId="33B94A0C" w14:textId="77777777" w:rsidR="00BD037D" w:rsidRDefault="00BD037D" w:rsidP="00BD037D">
      <w:pPr>
        <w:pStyle w:val="CommentText"/>
      </w:pPr>
    </w:p>
    <w:p w14:paraId="69C4EAD5" w14:textId="77777777" w:rsidR="00BD037D" w:rsidRDefault="00BD037D" w:rsidP="00BD037D">
      <w:pPr>
        <w:pStyle w:val="CommentText"/>
      </w:pPr>
      <w:r>
        <w:t>Maybe we can just say: activity of upper limb muscles using surface EMG.</w:t>
      </w:r>
    </w:p>
  </w:comment>
  <w:comment w:id="8" w:author="Tyler Cluff" w:date="2024-07-21T16:51:00Z" w:initials="TC">
    <w:p w14:paraId="6F3DDF13" w14:textId="77777777" w:rsidR="001E133E" w:rsidRDefault="001E133E" w:rsidP="001E133E">
      <w:r>
        <w:rPr>
          <w:rStyle w:val="CommentReference"/>
        </w:rPr>
        <w:annotationRef/>
      </w:r>
      <w:r>
        <w:rPr>
          <w:color w:val="000000"/>
          <w:sz w:val="20"/>
          <w:szCs w:val="20"/>
        </w:rPr>
        <w:t xml:space="preserve">I think the second option listed here is sufficient for the abstract - it’s going to be tight fitting in all the details. </w:t>
      </w:r>
    </w:p>
  </w:comment>
  <w:comment w:id="9" w:author="Philipp Maurus" w:date="2024-07-19T14:45:00Z" w:initials="PM">
    <w:p w14:paraId="5AFE6D62" w14:textId="382A5CF5" w:rsidR="009777D8" w:rsidRDefault="009777D8" w:rsidP="009777D8">
      <w:pPr>
        <w:pStyle w:val="CommentText"/>
      </w:pPr>
      <w:r>
        <w:rPr>
          <w:rStyle w:val="CommentReference"/>
        </w:rPr>
        <w:annotationRef/>
      </w:r>
      <w:r>
        <w:t>I am not sure I understand what is meant with “factors optimize movement strategies”.</w:t>
      </w:r>
    </w:p>
    <w:p w14:paraId="6DB72031" w14:textId="77777777" w:rsidR="009777D8" w:rsidRDefault="009777D8" w:rsidP="009777D8">
      <w:pPr>
        <w:pStyle w:val="CommentText"/>
      </w:pPr>
    </w:p>
    <w:p w14:paraId="255ADE9B" w14:textId="77777777" w:rsidR="009777D8" w:rsidRDefault="009777D8" w:rsidP="009777D8">
      <w:pPr>
        <w:pStyle w:val="CommentText"/>
      </w:pPr>
      <w:r>
        <w:t>I think I would move this up and use this sentence to replace or mix with the sentence: ‘This study investigates…’</w:t>
      </w:r>
    </w:p>
    <w:p w14:paraId="2A1A9BE1" w14:textId="77777777" w:rsidR="009777D8" w:rsidRDefault="009777D8" w:rsidP="009777D8">
      <w:pPr>
        <w:pStyle w:val="CommentText"/>
      </w:pPr>
    </w:p>
    <w:p w14:paraId="7743CFC9" w14:textId="77777777" w:rsidR="009777D8" w:rsidRDefault="009777D8" w:rsidP="009777D8">
      <w:pPr>
        <w:pStyle w:val="CommentText"/>
      </w:pPr>
      <w:r>
        <w:t>The goal is to assess how individuals select a given coactivation level (do they care more about performance or more about metabolic cost?). And then what happens to performance and metabolic cost when we alter the level of coactivation.</w:t>
      </w:r>
    </w:p>
  </w:comment>
  <w:comment w:id="10" w:author="Tyler Cluff" w:date="2024-07-21T16:52:00Z" w:initials="TC">
    <w:p w14:paraId="32F70347" w14:textId="77777777" w:rsidR="008B6055" w:rsidRDefault="008B6055" w:rsidP="008B6055">
      <w:r>
        <w:rPr>
          <w:rStyle w:val="CommentReference"/>
        </w:rPr>
        <w:annotationRef/>
      </w:r>
      <w:r>
        <w:rPr>
          <w:color w:val="000000"/>
          <w:sz w:val="20"/>
          <w:szCs w:val="20"/>
        </w:rPr>
        <w:t xml:space="preserve">It would seem they prioritize cost based on the results to date. It may be worth saying that in the interpretation - that higher levels of coactivation increase the metabolic cost but improve performance. </w:t>
      </w:r>
    </w:p>
    <w:p w14:paraId="49458AD1" w14:textId="77777777" w:rsidR="008B6055" w:rsidRDefault="008B6055" w:rsidP="008B6055"/>
    <w:p w14:paraId="6FCFD0F4" w14:textId="77777777" w:rsidR="008B6055" w:rsidRDefault="008B6055" w:rsidP="008B6055">
      <w:r>
        <w:rPr>
          <w:color w:val="000000"/>
          <w:sz w:val="20"/>
          <w:szCs w:val="20"/>
        </w:rPr>
        <w:t xml:space="preserve">The results suggest that participant prioritize metabolic cost. </w:t>
      </w:r>
    </w:p>
  </w:comment>
  <w:comment w:id="11" w:author="Philipp Maurus" w:date="2024-07-19T14:38:00Z" w:initials="PM">
    <w:p w14:paraId="0F110462" w14:textId="5D07AA64" w:rsidR="009B16B4" w:rsidRDefault="00C71E53" w:rsidP="009B16B4">
      <w:pPr>
        <w:pStyle w:val="CommentText"/>
      </w:pPr>
      <w:r>
        <w:rPr>
          <w:rStyle w:val="CommentReference"/>
        </w:rPr>
        <w:annotationRef/>
      </w:r>
      <w:r w:rsidR="009B16B4">
        <w:t>How did we achieve this?</w:t>
      </w:r>
    </w:p>
    <w:p w14:paraId="0FFD8301" w14:textId="77777777" w:rsidR="009B16B4" w:rsidRDefault="009B16B4" w:rsidP="009B16B4">
      <w:pPr>
        <w:pStyle w:val="CommentText"/>
      </w:pPr>
      <w:r>
        <w:t>It could be worthwhile adding that we used 0.5x, 2x, 4x, 8x, and 16x relative to self-selected (1x) coactivation levels.</w:t>
      </w:r>
    </w:p>
  </w:comment>
  <w:comment w:id="12" w:author="Tyler Cluff" w:date="2024-07-21T16:53:00Z" w:initials="TC">
    <w:p w14:paraId="60562654" w14:textId="77777777" w:rsidR="00450667" w:rsidRDefault="00450667" w:rsidP="00450667">
      <w:r>
        <w:rPr>
          <w:rStyle w:val="CommentReference"/>
        </w:rPr>
        <w:annotationRef/>
      </w:r>
      <w:r>
        <w:rPr>
          <w:color w:val="000000"/>
          <w:sz w:val="20"/>
          <w:szCs w:val="20"/>
        </w:rPr>
        <w:t xml:space="preserve">Yes. </w:t>
      </w:r>
    </w:p>
  </w:comment>
  <w:comment w:id="13" w:author="Philipp Maurus" w:date="2024-07-19T14:57:00Z" w:initials="PM">
    <w:p w14:paraId="79C32A37" w14:textId="632E29FA" w:rsidR="00534D23" w:rsidRDefault="00534D23" w:rsidP="00534D23">
      <w:pPr>
        <w:pStyle w:val="CommentText"/>
      </w:pPr>
      <w:r>
        <w:rPr>
          <w:rStyle w:val="CommentReference"/>
        </w:rPr>
        <w:annotationRef/>
      </w:r>
      <w:r>
        <w:t>I don’t know if we need to talk about this in the abstract. Maybe we can just say the muscle responses were upregulated with greater levels of coactivation.</w:t>
      </w:r>
    </w:p>
  </w:comment>
  <w:comment w:id="14" w:author="Tyler Cluff" w:date="2024-07-21T16:54:00Z" w:initials="TC">
    <w:p w14:paraId="1A4594A8" w14:textId="77777777" w:rsidR="00450667" w:rsidRDefault="00450667" w:rsidP="00450667">
      <w:r>
        <w:rPr>
          <w:rStyle w:val="CommentReference"/>
        </w:rPr>
        <w:annotationRef/>
      </w:r>
      <w:r>
        <w:rPr>
          <w:color w:val="000000"/>
          <w:sz w:val="20"/>
          <w:szCs w:val="20"/>
        </w:rPr>
        <w:t xml:space="preserve">Muscles became more responsive to the perturbations, success rates improved and metabolic costs also increased at higher levels of coactivation. </w:t>
      </w:r>
    </w:p>
  </w:comment>
  <w:comment w:id="15" w:author="Philipp Maurus" w:date="2024-07-19T15:07:00Z" w:initials="PM">
    <w:p w14:paraId="456995DB" w14:textId="7EF19DCF" w:rsidR="00525731" w:rsidRDefault="00525731" w:rsidP="00525731">
      <w:pPr>
        <w:pStyle w:val="CommentText"/>
      </w:pPr>
      <w:r>
        <w:rPr>
          <w:rStyle w:val="CommentReference"/>
        </w:rPr>
        <w:annotationRef/>
      </w:r>
      <w:r>
        <w:t>I am hesitant with using the term maximum coactivation. The reason is that I don’t think that we necessarily got to maximum coactivation that each person can achieve. Maybe we can say with the highest level of coactivation.</w:t>
      </w:r>
    </w:p>
  </w:comment>
  <w:comment w:id="16" w:author="Tyler Cluff" w:date="2024-07-21T16:54:00Z" w:initials="TC">
    <w:p w14:paraId="0153808F" w14:textId="77777777" w:rsidR="00B44D8B" w:rsidRDefault="00B44D8B" w:rsidP="00B44D8B">
      <w:r>
        <w:rPr>
          <w:rStyle w:val="CommentReference"/>
        </w:rPr>
        <w:annotationRef/>
      </w:r>
      <w:r>
        <w:rPr>
          <w:color w:val="000000"/>
          <w:sz w:val="20"/>
          <w:szCs w:val="20"/>
        </w:rPr>
        <w:t xml:space="preserve">Or say that success rates paralleled the level of coactivation. </w:t>
      </w:r>
    </w:p>
  </w:comment>
  <w:comment w:id="17" w:author="Philipp Maurus" w:date="2024-07-19T14:54:00Z" w:initials="PM">
    <w:p w14:paraId="52040546" w14:textId="12C0001A" w:rsidR="00AC6524" w:rsidRDefault="00AC6524" w:rsidP="00AC6524">
      <w:pPr>
        <w:pStyle w:val="CommentText"/>
      </w:pPr>
      <w:r>
        <w:rPr>
          <w:rStyle w:val="CommentReference"/>
        </w:rPr>
        <w:annotationRef/>
      </w:r>
      <w:r>
        <w:t xml:space="preserve">I would be careful here. The baseline levels can also be considered coactivation. They are just smaller. Maybe you can add the at the self-selected coactivation level, participants had a success rate of XX%. Increasing/decreasing coactivation increased/decreases success rates to XX%/XX%. </w:t>
      </w:r>
    </w:p>
  </w:comment>
  <w:comment w:id="18" w:author="Philipp Maurus" w:date="2024-07-19T15:08:00Z" w:initials="PM">
    <w:p w14:paraId="6363335C" w14:textId="77777777" w:rsidR="00FE419B" w:rsidRDefault="00795E61" w:rsidP="00FE419B">
      <w:pPr>
        <w:pStyle w:val="CommentText"/>
      </w:pPr>
      <w:r>
        <w:rPr>
          <w:rStyle w:val="CommentReference"/>
        </w:rPr>
        <w:annotationRef/>
      </w:r>
      <w:r w:rsidR="00FE419B">
        <w:t>This statement could be cut. As written, I don’t know how it provides insights for rehab and sports science.</w:t>
      </w:r>
    </w:p>
    <w:p w14:paraId="08224C82" w14:textId="77777777" w:rsidR="00FE419B" w:rsidRDefault="00FE419B" w:rsidP="00FE419B">
      <w:pPr>
        <w:pStyle w:val="CommentText"/>
      </w:pPr>
      <w:r>
        <w:t>Cutting it gives you a bit more space to be more explicit in other parts of the abstract.</w:t>
      </w:r>
    </w:p>
  </w:comment>
  <w:comment w:id="19" w:author="Tyler Cluff" w:date="2024-07-21T16:55:00Z" w:initials="TC">
    <w:p w14:paraId="74088E35" w14:textId="77777777" w:rsidR="006070DC" w:rsidRDefault="006070DC" w:rsidP="006070DC">
      <w:r>
        <w:rPr>
          <w:rStyle w:val="CommentReference"/>
        </w:rPr>
        <w:annotationRef/>
      </w:r>
      <w:r>
        <w:rPr>
          <w:color w:val="000000"/>
          <w:sz w:val="20"/>
          <w:szCs w:val="20"/>
        </w:rPr>
        <w:t xml:space="preserve">Let’s see how much space we have and make a call.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95D10A2" w15:done="0"/>
  <w15:commentEx w15:paraId="3A65C903" w15:done="0"/>
  <w15:commentEx w15:paraId="51418C8C" w15:paraIdParent="3A65C903" w15:done="0"/>
  <w15:commentEx w15:paraId="3C365D4A" w15:done="0"/>
  <w15:commentEx w15:paraId="23D9377C" w15:done="0"/>
  <w15:commentEx w15:paraId="18A69577" w15:paraIdParent="23D9377C" w15:done="0"/>
  <w15:commentEx w15:paraId="69C4EAD5" w15:done="0"/>
  <w15:commentEx w15:paraId="6F3DDF13" w15:paraIdParent="69C4EAD5" w15:done="0"/>
  <w15:commentEx w15:paraId="7743CFC9" w15:done="0"/>
  <w15:commentEx w15:paraId="6FCFD0F4" w15:paraIdParent="7743CFC9" w15:done="0"/>
  <w15:commentEx w15:paraId="0FFD8301" w15:done="0"/>
  <w15:commentEx w15:paraId="60562654" w15:paraIdParent="0FFD8301" w15:done="0"/>
  <w15:commentEx w15:paraId="79C32A37" w15:done="0"/>
  <w15:commentEx w15:paraId="1A4594A8" w15:paraIdParent="79C32A37" w15:done="0"/>
  <w15:commentEx w15:paraId="456995DB" w15:done="0"/>
  <w15:commentEx w15:paraId="0153808F" w15:paraIdParent="456995DB" w15:done="0"/>
  <w15:commentEx w15:paraId="52040546" w15:done="0"/>
  <w15:commentEx w15:paraId="08224C82" w15:done="0"/>
  <w15:commentEx w15:paraId="74088E35" w15:paraIdParent="08224C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6B49E75" w16cex:dateUtc="2024-07-21T22:56:00Z"/>
  <w16cex:commentExtensible w16cex:durableId="16DDB216" w16cex:dateUtc="2024-07-19T19:54:00Z"/>
  <w16cex:commentExtensible w16cex:durableId="275E6C2F" w16cex:dateUtc="2024-07-21T22:47:00Z"/>
  <w16cex:commentExtensible w16cex:durableId="13F330BC" w16cex:dateUtc="2024-07-19T20:37:00Z"/>
  <w16cex:commentExtensible w16cex:durableId="0147E383" w16cex:dateUtc="2024-07-19T20:49:00Z"/>
  <w16cex:commentExtensible w16cex:durableId="12CB2C5F" w16cex:dateUtc="2024-07-21T22:50:00Z"/>
  <w16cex:commentExtensible w16cex:durableId="11381EA1" w16cex:dateUtc="2024-07-19T20:47:00Z"/>
  <w16cex:commentExtensible w16cex:durableId="5723BE9F" w16cex:dateUtc="2024-07-21T22:51:00Z"/>
  <w16cex:commentExtensible w16cex:durableId="3AE3E158" w16cex:dateUtc="2024-07-19T20:45:00Z"/>
  <w16cex:commentExtensible w16cex:durableId="700FDFA9" w16cex:dateUtc="2024-07-21T22:52:00Z"/>
  <w16cex:commentExtensible w16cex:durableId="771E89E9" w16cex:dateUtc="2024-07-19T20:38:00Z"/>
  <w16cex:commentExtensible w16cex:durableId="72F6FCBF" w16cex:dateUtc="2024-07-21T22:53:00Z"/>
  <w16cex:commentExtensible w16cex:durableId="4F95EE96" w16cex:dateUtc="2024-07-19T20:57:00Z"/>
  <w16cex:commentExtensible w16cex:durableId="60D908D3" w16cex:dateUtc="2024-07-21T22:54:00Z"/>
  <w16cex:commentExtensible w16cex:durableId="49DE304A" w16cex:dateUtc="2024-07-19T21:07:00Z"/>
  <w16cex:commentExtensible w16cex:durableId="20A91E33" w16cex:dateUtc="2024-07-21T22:54:00Z"/>
  <w16cex:commentExtensible w16cex:durableId="4EE1AD6B" w16cex:dateUtc="2024-07-19T20:54:00Z"/>
  <w16cex:commentExtensible w16cex:durableId="21E978FF" w16cex:dateUtc="2024-07-19T21:08:00Z"/>
  <w16cex:commentExtensible w16cex:durableId="0889B73C" w16cex:dateUtc="2024-07-21T2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95D10A2" w16cid:durableId="66B49E75"/>
  <w16cid:commentId w16cid:paraId="3A65C903" w16cid:durableId="16DDB216"/>
  <w16cid:commentId w16cid:paraId="51418C8C" w16cid:durableId="275E6C2F"/>
  <w16cid:commentId w16cid:paraId="3C365D4A" w16cid:durableId="13F330BC"/>
  <w16cid:commentId w16cid:paraId="23D9377C" w16cid:durableId="0147E383"/>
  <w16cid:commentId w16cid:paraId="18A69577" w16cid:durableId="12CB2C5F"/>
  <w16cid:commentId w16cid:paraId="69C4EAD5" w16cid:durableId="11381EA1"/>
  <w16cid:commentId w16cid:paraId="6F3DDF13" w16cid:durableId="5723BE9F"/>
  <w16cid:commentId w16cid:paraId="7743CFC9" w16cid:durableId="3AE3E158"/>
  <w16cid:commentId w16cid:paraId="6FCFD0F4" w16cid:durableId="700FDFA9"/>
  <w16cid:commentId w16cid:paraId="0FFD8301" w16cid:durableId="771E89E9"/>
  <w16cid:commentId w16cid:paraId="60562654" w16cid:durableId="72F6FCBF"/>
  <w16cid:commentId w16cid:paraId="79C32A37" w16cid:durableId="4F95EE96"/>
  <w16cid:commentId w16cid:paraId="1A4594A8" w16cid:durableId="60D908D3"/>
  <w16cid:commentId w16cid:paraId="456995DB" w16cid:durableId="49DE304A"/>
  <w16cid:commentId w16cid:paraId="0153808F" w16cid:durableId="20A91E33"/>
  <w16cid:commentId w16cid:paraId="52040546" w16cid:durableId="4EE1AD6B"/>
  <w16cid:commentId w16cid:paraId="08224C82" w16cid:durableId="21E978FF"/>
  <w16cid:commentId w16cid:paraId="74088E35" w16cid:durableId="0889B7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yler Cluff">
    <w15:presenceInfo w15:providerId="AD" w15:userId="S::tyler.cluff@ucalgary.ca::bb732b06-f905-4be9-9aae-32c43f687c41"/>
  </w15:person>
  <w15:person w15:author="Bhuvan Dubey">
    <w15:presenceInfo w15:providerId="AD" w15:userId="S::bhuvan.dubey@ucalgary.ca::f05a0d58-ec84-4756-9de0-7e3239e5c824"/>
  </w15:person>
  <w15:person w15:author="Philipp Maurus">
    <w15:presenceInfo w15:providerId="AD" w15:userId="S::philipp.maurus@ucalgary.ca::78877bab-5227-4253-9f9b-9caa3400d5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906"/>
    <w:rsid w:val="00031409"/>
    <w:rsid w:val="0007098C"/>
    <w:rsid w:val="000731BB"/>
    <w:rsid w:val="000E3ADE"/>
    <w:rsid w:val="001372A0"/>
    <w:rsid w:val="001E133E"/>
    <w:rsid w:val="001E5E54"/>
    <w:rsid w:val="00276382"/>
    <w:rsid w:val="003977C2"/>
    <w:rsid w:val="003A1B02"/>
    <w:rsid w:val="003A238D"/>
    <w:rsid w:val="003A3639"/>
    <w:rsid w:val="004042FB"/>
    <w:rsid w:val="00450667"/>
    <w:rsid w:val="004573C4"/>
    <w:rsid w:val="004D0D4C"/>
    <w:rsid w:val="004E273E"/>
    <w:rsid w:val="00525731"/>
    <w:rsid w:val="00534D23"/>
    <w:rsid w:val="0057050E"/>
    <w:rsid w:val="006070DC"/>
    <w:rsid w:val="00650D2B"/>
    <w:rsid w:val="00653823"/>
    <w:rsid w:val="00694841"/>
    <w:rsid w:val="00795E61"/>
    <w:rsid w:val="007A6761"/>
    <w:rsid w:val="00830C4D"/>
    <w:rsid w:val="008479AB"/>
    <w:rsid w:val="00852DB5"/>
    <w:rsid w:val="008B6055"/>
    <w:rsid w:val="008F3303"/>
    <w:rsid w:val="00904FE0"/>
    <w:rsid w:val="009544B3"/>
    <w:rsid w:val="009777D8"/>
    <w:rsid w:val="009B16B4"/>
    <w:rsid w:val="009D4EEA"/>
    <w:rsid w:val="00A254D6"/>
    <w:rsid w:val="00AC6524"/>
    <w:rsid w:val="00AE7E96"/>
    <w:rsid w:val="00AF27A7"/>
    <w:rsid w:val="00B42F67"/>
    <w:rsid w:val="00B44D8B"/>
    <w:rsid w:val="00B835BB"/>
    <w:rsid w:val="00BD037D"/>
    <w:rsid w:val="00C044EA"/>
    <w:rsid w:val="00C540B8"/>
    <w:rsid w:val="00C54E17"/>
    <w:rsid w:val="00C71E53"/>
    <w:rsid w:val="00CC080E"/>
    <w:rsid w:val="00CD655B"/>
    <w:rsid w:val="00CE6C14"/>
    <w:rsid w:val="00D10BD8"/>
    <w:rsid w:val="00D44DA8"/>
    <w:rsid w:val="00D47906"/>
    <w:rsid w:val="00DC7589"/>
    <w:rsid w:val="00F53923"/>
    <w:rsid w:val="00F8555B"/>
    <w:rsid w:val="00FA50F2"/>
    <w:rsid w:val="00FD4B89"/>
    <w:rsid w:val="00FE41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6CD3"/>
  <w15:chartTrackingRefBased/>
  <w15:docId w15:val="{55DC48FD-C940-49D7-9AD2-4E469260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06"/>
    <w:rPr>
      <w:rFonts w:eastAsiaTheme="majorEastAsia" w:cstheme="majorBidi"/>
      <w:color w:val="272727" w:themeColor="text1" w:themeTint="D8"/>
    </w:rPr>
  </w:style>
  <w:style w:type="paragraph" w:styleId="Title">
    <w:name w:val="Title"/>
    <w:basedOn w:val="Normal"/>
    <w:next w:val="Normal"/>
    <w:link w:val="TitleChar"/>
    <w:uiPriority w:val="10"/>
    <w:qFormat/>
    <w:rsid w:val="00D4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06"/>
    <w:pPr>
      <w:spacing w:before="160"/>
      <w:jc w:val="center"/>
    </w:pPr>
    <w:rPr>
      <w:i/>
      <w:iCs/>
      <w:color w:val="404040" w:themeColor="text1" w:themeTint="BF"/>
    </w:rPr>
  </w:style>
  <w:style w:type="character" w:customStyle="1" w:styleId="QuoteChar">
    <w:name w:val="Quote Char"/>
    <w:basedOn w:val="DefaultParagraphFont"/>
    <w:link w:val="Quote"/>
    <w:uiPriority w:val="29"/>
    <w:rsid w:val="00D47906"/>
    <w:rPr>
      <w:i/>
      <w:iCs/>
      <w:color w:val="404040" w:themeColor="text1" w:themeTint="BF"/>
    </w:rPr>
  </w:style>
  <w:style w:type="paragraph" w:styleId="ListParagraph">
    <w:name w:val="List Paragraph"/>
    <w:basedOn w:val="Normal"/>
    <w:uiPriority w:val="34"/>
    <w:qFormat/>
    <w:rsid w:val="00D47906"/>
    <w:pPr>
      <w:ind w:left="720"/>
      <w:contextualSpacing/>
    </w:pPr>
  </w:style>
  <w:style w:type="character" w:styleId="IntenseEmphasis">
    <w:name w:val="Intense Emphasis"/>
    <w:basedOn w:val="DefaultParagraphFont"/>
    <w:uiPriority w:val="21"/>
    <w:qFormat/>
    <w:rsid w:val="00D47906"/>
    <w:rPr>
      <w:i/>
      <w:iCs/>
      <w:color w:val="0F4761" w:themeColor="accent1" w:themeShade="BF"/>
    </w:rPr>
  </w:style>
  <w:style w:type="paragraph" w:styleId="IntenseQuote">
    <w:name w:val="Intense Quote"/>
    <w:basedOn w:val="Normal"/>
    <w:next w:val="Normal"/>
    <w:link w:val="IntenseQuoteChar"/>
    <w:uiPriority w:val="30"/>
    <w:qFormat/>
    <w:rsid w:val="00D4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906"/>
    <w:rPr>
      <w:i/>
      <w:iCs/>
      <w:color w:val="0F4761" w:themeColor="accent1" w:themeShade="BF"/>
    </w:rPr>
  </w:style>
  <w:style w:type="character" w:styleId="IntenseReference">
    <w:name w:val="Intense Reference"/>
    <w:basedOn w:val="DefaultParagraphFont"/>
    <w:uiPriority w:val="32"/>
    <w:qFormat/>
    <w:rsid w:val="00D47906"/>
    <w:rPr>
      <w:b/>
      <w:bCs/>
      <w:smallCaps/>
      <w:color w:val="0F4761" w:themeColor="accent1" w:themeShade="BF"/>
      <w:spacing w:val="5"/>
    </w:rPr>
  </w:style>
  <w:style w:type="paragraph" w:styleId="NormalWeb">
    <w:name w:val="Normal (Web)"/>
    <w:basedOn w:val="Normal"/>
    <w:uiPriority w:val="99"/>
    <w:unhideWhenUsed/>
    <w:rsid w:val="00D47906"/>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customStyle="1" w:styleId="pf0">
    <w:name w:val="pf0"/>
    <w:basedOn w:val="Normal"/>
    <w:rsid w:val="009544B3"/>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cf01">
    <w:name w:val="cf01"/>
    <w:basedOn w:val="DefaultParagraphFont"/>
    <w:rsid w:val="009544B3"/>
    <w:rPr>
      <w:rFonts w:ascii="Segoe UI" w:hAnsi="Segoe UI" w:cs="Segoe UI" w:hint="default"/>
      <w:sz w:val="18"/>
      <w:szCs w:val="18"/>
    </w:rPr>
  </w:style>
  <w:style w:type="character" w:customStyle="1" w:styleId="overflow-hidden">
    <w:name w:val="overflow-hidden"/>
    <w:basedOn w:val="DefaultParagraphFont"/>
    <w:rsid w:val="001372A0"/>
  </w:style>
  <w:style w:type="paragraph" w:styleId="Revision">
    <w:name w:val="Revision"/>
    <w:hidden/>
    <w:uiPriority w:val="99"/>
    <w:semiHidden/>
    <w:rsid w:val="00CC080E"/>
    <w:pPr>
      <w:spacing w:after="0" w:line="240" w:lineRule="auto"/>
    </w:pPr>
  </w:style>
  <w:style w:type="character" w:styleId="CommentReference">
    <w:name w:val="annotation reference"/>
    <w:basedOn w:val="DefaultParagraphFont"/>
    <w:uiPriority w:val="99"/>
    <w:semiHidden/>
    <w:unhideWhenUsed/>
    <w:rsid w:val="00CE6C14"/>
    <w:rPr>
      <w:sz w:val="16"/>
      <w:szCs w:val="16"/>
    </w:rPr>
  </w:style>
  <w:style w:type="paragraph" w:styleId="CommentText">
    <w:name w:val="annotation text"/>
    <w:basedOn w:val="Normal"/>
    <w:link w:val="CommentTextChar"/>
    <w:uiPriority w:val="99"/>
    <w:unhideWhenUsed/>
    <w:rsid w:val="00CE6C14"/>
    <w:pPr>
      <w:spacing w:line="240" w:lineRule="auto"/>
    </w:pPr>
    <w:rPr>
      <w:sz w:val="20"/>
      <w:szCs w:val="20"/>
    </w:rPr>
  </w:style>
  <w:style w:type="character" w:customStyle="1" w:styleId="CommentTextChar">
    <w:name w:val="Comment Text Char"/>
    <w:basedOn w:val="DefaultParagraphFont"/>
    <w:link w:val="CommentText"/>
    <w:uiPriority w:val="99"/>
    <w:rsid w:val="00CE6C14"/>
    <w:rPr>
      <w:sz w:val="20"/>
      <w:szCs w:val="20"/>
    </w:rPr>
  </w:style>
  <w:style w:type="paragraph" w:styleId="CommentSubject">
    <w:name w:val="annotation subject"/>
    <w:basedOn w:val="CommentText"/>
    <w:next w:val="CommentText"/>
    <w:link w:val="CommentSubjectChar"/>
    <w:uiPriority w:val="99"/>
    <w:semiHidden/>
    <w:unhideWhenUsed/>
    <w:rsid w:val="00CE6C14"/>
    <w:rPr>
      <w:b/>
      <w:bCs/>
    </w:rPr>
  </w:style>
  <w:style w:type="character" w:customStyle="1" w:styleId="CommentSubjectChar">
    <w:name w:val="Comment Subject Char"/>
    <w:basedOn w:val="CommentTextChar"/>
    <w:link w:val="CommentSubject"/>
    <w:uiPriority w:val="99"/>
    <w:semiHidden/>
    <w:rsid w:val="00CE6C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902119">
      <w:bodyDiv w:val="1"/>
      <w:marLeft w:val="0"/>
      <w:marRight w:val="0"/>
      <w:marTop w:val="0"/>
      <w:marBottom w:val="0"/>
      <w:divBdr>
        <w:top w:val="none" w:sz="0" w:space="0" w:color="auto"/>
        <w:left w:val="none" w:sz="0" w:space="0" w:color="auto"/>
        <w:bottom w:val="none" w:sz="0" w:space="0" w:color="auto"/>
        <w:right w:val="none" w:sz="0" w:space="0" w:color="auto"/>
      </w:divBdr>
      <w:divsChild>
        <w:div w:id="1751266938">
          <w:marLeft w:val="0"/>
          <w:marRight w:val="0"/>
          <w:marTop w:val="0"/>
          <w:marBottom w:val="0"/>
          <w:divBdr>
            <w:top w:val="none" w:sz="0" w:space="0" w:color="auto"/>
            <w:left w:val="none" w:sz="0" w:space="0" w:color="auto"/>
            <w:bottom w:val="none" w:sz="0" w:space="0" w:color="auto"/>
            <w:right w:val="none" w:sz="0" w:space="0" w:color="auto"/>
          </w:divBdr>
          <w:divsChild>
            <w:div w:id="1106464422">
              <w:marLeft w:val="0"/>
              <w:marRight w:val="0"/>
              <w:marTop w:val="0"/>
              <w:marBottom w:val="0"/>
              <w:divBdr>
                <w:top w:val="none" w:sz="0" w:space="0" w:color="auto"/>
                <w:left w:val="none" w:sz="0" w:space="0" w:color="auto"/>
                <w:bottom w:val="none" w:sz="0" w:space="0" w:color="auto"/>
                <w:right w:val="none" w:sz="0" w:space="0" w:color="auto"/>
              </w:divBdr>
              <w:divsChild>
                <w:div w:id="389311727">
                  <w:marLeft w:val="0"/>
                  <w:marRight w:val="0"/>
                  <w:marTop w:val="0"/>
                  <w:marBottom w:val="0"/>
                  <w:divBdr>
                    <w:top w:val="none" w:sz="0" w:space="0" w:color="auto"/>
                    <w:left w:val="none" w:sz="0" w:space="0" w:color="auto"/>
                    <w:bottom w:val="none" w:sz="0" w:space="0" w:color="auto"/>
                    <w:right w:val="none" w:sz="0" w:space="0" w:color="auto"/>
                  </w:divBdr>
                  <w:divsChild>
                    <w:div w:id="32305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380414">
      <w:bodyDiv w:val="1"/>
      <w:marLeft w:val="0"/>
      <w:marRight w:val="0"/>
      <w:marTop w:val="0"/>
      <w:marBottom w:val="0"/>
      <w:divBdr>
        <w:top w:val="none" w:sz="0" w:space="0" w:color="auto"/>
        <w:left w:val="none" w:sz="0" w:space="0" w:color="auto"/>
        <w:bottom w:val="none" w:sz="0" w:space="0" w:color="auto"/>
        <w:right w:val="none" w:sz="0" w:space="0" w:color="auto"/>
      </w:divBdr>
    </w:div>
    <w:div w:id="631521677">
      <w:bodyDiv w:val="1"/>
      <w:marLeft w:val="0"/>
      <w:marRight w:val="0"/>
      <w:marTop w:val="0"/>
      <w:marBottom w:val="0"/>
      <w:divBdr>
        <w:top w:val="none" w:sz="0" w:space="0" w:color="auto"/>
        <w:left w:val="none" w:sz="0" w:space="0" w:color="auto"/>
        <w:bottom w:val="none" w:sz="0" w:space="0" w:color="auto"/>
        <w:right w:val="none" w:sz="0" w:space="0" w:color="auto"/>
      </w:divBdr>
      <w:divsChild>
        <w:div w:id="1050032536">
          <w:marLeft w:val="0"/>
          <w:marRight w:val="0"/>
          <w:marTop w:val="0"/>
          <w:marBottom w:val="0"/>
          <w:divBdr>
            <w:top w:val="none" w:sz="0" w:space="0" w:color="auto"/>
            <w:left w:val="none" w:sz="0" w:space="0" w:color="auto"/>
            <w:bottom w:val="none" w:sz="0" w:space="0" w:color="auto"/>
            <w:right w:val="none" w:sz="0" w:space="0" w:color="auto"/>
          </w:divBdr>
          <w:divsChild>
            <w:div w:id="87772187">
              <w:marLeft w:val="0"/>
              <w:marRight w:val="0"/>
              <w:marTop w:val="0"/>
              <w:marBottom w:val="0"/>
              <w:divBdr>
                <w:top w:val="none" w:sz="0" w:space="0" w:color="auto"/>
                <w:left w:val="none" w:sz="0" w:space="0" w:color="auto"/>
                <w:bottom w:val="none" w:sz="0" w:space="0" w:color="auto"/>
                <w:right w:val="none" w:sz="0" w:space="0" w:color="auto"/>
              </w:divBdr>
              <w:divsChild>
                <w:div w:id="42604612">
                  <w:marLeft w:val="0"/>
                  <w:marRight w:val="0"/>
                  <w:marTop w:val="0"/>
                  <w:marBottom w:val="0"/>
                  <w:divBdr>
                    <w:top w:val="none" w:sz="0" w:space="0" w:color="auto"/>
                    <w:left w:val="none" w:sz="0" w:space="0" w:color="auto"/>
                    <w:bottom w:val="none" w:sz="0" w:space="0" w:color="auto"/>
                    <w:right w:val="none" w:sz="0" w:space="0" w:color="auto"/>
                  </w:divBdr>
                  <w:divsChild>
                    <w:div w:id="8626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086069">
      <w:bodyDiv w:val="1"/>
      <w:marLeft w:val="0"/>
      <w:marRight w:val="0"/>
      <w:marTop w:val="0"/>
      <w:marBottom w:val="0"/>
      <w:divBdr>
        <w:top w:val="none" w:sz="0" w:space="0" w:color="auto"/>
        <w:left w:val="none" w:sz="0" w:space="0" w:color="auto"/>
        <w:bottom w:val="none" w:sz="0" w:space="0" w:color="auto"/>
        <w:right w:val="none" w:sz="0" w:space="0" w:color="auto"/>
      </w:divBdr>
      <w:divsChild>
        <w:div w:id="29383227">
          <w:marLeft w:val="0"/>
          <w:marRight w:val="0"/>
          <w:marTop w:val="0"/>
          <w:marBottom w:val="0"/>
          <w:divBdr>
            <w:top w:val="none" w:sz="0" w:space="0" w:color="auto"/>
            <w:left w:val="none" w:sz="0" w:space="0" w:color="auto"/>
            <w:bottom w:val="none" w:sz="0" w:space="0" w:color="auto"/>
            <w:right w:val="none" w:sz="0" w:space="0" w:color="auto"/>
          </w:divBdr>
          <w:divsChild>
            <w:div w:id="1904829227">
              <w:marLeft w:val="0"/>
              <w:marRight w:val="0"/>
              <w:marTop w:val="0"/>
              <w:marBottom w:val="0"/>
              <w:divBdr>
                <w:top w:val="none" w:sz="0" w:space="0" w:color="auto"/>
                <w:left w:val="none" w:sz="0" w:space="0" w:color="auto"/>
                <w:bottom w:val="none" w:sz="0" w:space="0" w:color="auto"/>
                <w:right w:val="none" w:sz="0" w:space="0" w:color="auto"/>
              </w:divBdr>
              <w:divsChild>
                <w:div w:id="296112593">
                  <w:marLeft w:val="0"/>
                  <w:marRight w:val="0"/>
                  <w:marTop w:val="0"/>
                  <w:marBottom w:val="0"/>
                  <w:divBdr>
                    <w:top w:val="none" w:sz="0" w:space="0" w:color="auto"/>
                    <w:left w:val="none" w:sz="0" w:space="0" w:color="auto"/>
                    <w:bottom w:val="none" w:sz="0" w:space="0" w:color="auto"/>
                    <w:right w:val="none" w:sz="0" w:space="0" w:color="auto"/>
                  </w:divBdr>
                  <w:divsChild>
                    <w:div w:id="51068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659187">
      <w:bodyDiv w:val="1"/>
      <w:marLeft w:val="0"/>
      <w:marRight w:val="0"/>
      <w:marTop w:val="0"/>
      <w:marBottom w:val="0"/>
      <w:divBdr>
        <w:top w:val="none" w:sz="0" w:space="0" w:color="auto"/>
        <w:left w:val="none" w:sz="0" w:space="0" w:color="auto"/>
        <w:bottom w:val="none" w:sz="0" w:space="0" w:color="auto"/>
        <w:right w:val="none" w:sz="0" w:space="0" w:color="auto"/>
      </w:divBdr>
      <w:divsChild>
        <w:div w:id="1133789847">
          <w:marLeft w:val="0"/>
          <w:marRight w:val="0"/>
          <w:marTop w:val="0"/>
          <w:marBottom w:val="0"/>
          <w:divBdr>
            <w:top w:val="none" w:sz="0" w:space="0" w:color="auto"/>
            <w:left w:val="none" w:sz="0" w:space="0" w:color="auto"/>
            <w:bottom w:val="none" w:sz="0" w:space="0" w:color="auto"/>
            <w:right w:val="none" w:sz="0" w:space="0" w:color="auto"/>
          </w:divBdr>
          <w:divsChild>
            <w:div w:id="360321097">
              <w:marLeft w:val="0"/>
              <w:marRight w:val="0"/>
              <w:marTop w:val="0"/>
              <w:marBottom w:val="0"/>
              <w:divBdr>
                <w:top w:val="none" w:sz="0" w:space="0" w:color="auto"/>
                <w:left w:val="none" w:sz="0" w:space="0" w:color="auto"/>
                <w:bottom w:val="none" w:sz="0" w:space="0" w:color="auto"/>
                <w:right w:val="none" w:sz="0" w:space="0" w:color="auto"/>
              </w:divBdr>
              <w:divsChild>
                <w:div w:id="1645575301">
                  <w:marLeft w:val="0"/>
                  <w:marRight w:val="0"/>
                  <w:marTop w:val="0"/>
                  <w:marBottom w:val="0"/>
                  <w:divBdr>
                    <w:top w:val="none" w:sz="0" w:space="0" w:color="auto"/>
                    <w:left w:val="none" w:sz="0" w:space="0" w:color="auto"/>
                    <w:bottom w:val="none" w:sz="0" w:space="0" w:color="auto"/>
                    <w:right w:val="none" w:sz="0" w:space="0" w:color="auto"/>
                  </w:divBdr>
                  <w:divsChild>
                    <w:div w:id="2113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115243">
      <w:bodyDiv w:val="1"/>
      <w:marLeft w:val="0"/>
      <w:marRight w:val="0"/>
      <w:marTop w:val="0"/>
      <w:marBottom w:val="0"/>
      <w:divBdr>
        <w:top w:val="none" w:sz="0" w:space="0" w:color="auto"/>
        <w:left w:val="none" w:sz="0" w:space="0" w:color="auto"/>
        <w:bottom w:val="none" w:sz="0" w:space="0" w:color="auto"/>
        <w:right w:val="none" w:sz="0" w:space="0" w:color="auto"/>
      </w:divBdr>
      <w:divsChild>
        <w:div w:id="838885578">
          <w:marLeft w:val="0"/>
          <w:marRight w:val="0"/>
          <w:marTop w:val="0"/>
          <w:marBottom w:val="0"/>
          <w:divBdr>
            <w:top w:val="none" w:sz="0" w:space="0" w:color="auto"/>
            <w:left w:val="none" w:sz="0" w:space="0" w:color="auto"/>
            <w:bottom w:val="none" w:sz="0" w:space="0" w:color="auto"/>
            <w:right w:val="none" w:sz="0" w:space="0" w:color="auto"/>
          </w:divBdr>
          <w:divsChild>
            <w:div w:id="1793788940">
              <w:marLeft w:val="0"/>
              <w:marRight w:val="0"/>
              <w:marTop w:val="0"/>
              <w:marBottom w:val="0"/>
              <w:divBdr>
                <w:top w:val="none" w:sz="0" w:space="0" w:color="auto"/>
                <w:left w:val="none" w:sz="0" w:space="0" w:color="auto"/>
                <w:bottom w:val="none" w:sz="0" w:space="0" w:color="auto"/>
                <w:right w:val="none" w:sz="0" w:space="0" w:color="auto"/>
              </w:divBdr>
              <w:divsChild>
                <w:div w:id="1266185587">
                  <w:marLeft w:val="0"/>
                  <w:marRight w:val="0"/>
                  <w:marTop w:val="0"/>
                  <w:marBottom w:val="0"/>
                  <w:divBdr>
                    <w:top w:val="none" w:sz="0" w:space="0" w:color="auto"/>
                    <w:left w:val="none" w:sz="0" w:space="0" w:color="auto"/>
                    <w:bottom w:val="none" w:sz="0" w:space="0" w:color="auto"/>
                    <w:right w:val="none" w:sz="0" w:space="0" w:color="auto"/>
                  </w:divBdr>
                  <w:divsChild>
                    <w:div w:id="14450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825361">
      <w:bodyDiv w:val="1"/>
      <w:marLeft w:val="0"/>
      <w:marRight w:val="0"/>
      <w:marTop w:val="0"/>
      <w:marBottom w:val="0"/>
      <w:divBdr>
        <w:top w:val="none" w:sz="0" w:space="0" w:color="auto"/>
        <w:left w:val="none" w:sz="0" w:space="0" w:color="auto"/>
        <w:bottom w:val="none" w:sz="0" w:space="0" w:color="auto"/>
        <w:right w:val="none" w:sz="0" w:space="0" w:color="auto"/>
      </w:divBdr>
    </w:div>
    <w:div w:id="1773863387">
      <w:bodyDiv w:val="1"/>
      <w:marLeft w:val="0"/>
      <w:marRight w:val="0"/>
      <w:marTop w:val="0"/>
      <w:marBottom w:val="0"/>
      <w:divBdr>
        <w:top w:val="none" w:sz="0" w:space="0" w:color="auto"/>
        <w:left w:val="none" w:sz="0" w:space="0" w:color="auto"/>
        <w:bottom w:val="none" w:sz="0" w:space="0" w:color="auto"/>
        <w:right w:val="none" w:sz="0" w:space="0" w:color="auto"/>
      </w:divBdr>
      <w:divsChild>
        <w:div w:id="1355427529">
          <w:marLeft w:val="0"/>
          <w:marRight w:val="0"/>
          <w:marTop w:val="0"/>
          <w:marBottom w:val="0"/>
          <w:divBdr>
            <w:top w:val="none" w:sz="0" w:space="0" w:color="auto"/>
            <w:left w:val="none" w:sz="0" w:space="0" w:color="auto"/>
            <w:bottom w:val="none" w:sz="0" w:space="0" w:color="auto"/>
            <w:right w:val="none" w:sz="0" w:space="0" w:color="auto"/>
          </w:divBdr>
          <w:divsChild>
            <w:div w:id="276645595">
              <w:marLeft w:val="0"/>
              <w:marRight w:val="0"/>
              <w:marTop w:val="0"/>
              <w:marBottom w:val="0"/>
              <w:divBdr>
                <w:top w:val="none" w:sz="0" w:space="0" w:color="auto"/>
                <w:left w:val="none" w:sz="0" w:space="0" w:color="auto"/>
                <w:bottom w:val="none" w:sz="0" w:space="0" w:color="auto"/>
                <w:right w:val="none" w:sz="0" w:space="0" w:color="auto"/>
              </w:divBdr>
              <w:divsChild>
                <w:div w:id="541358439">
                  <w:marLeft w:val="0"/>
                  <w:marRight w:val="0"/>
                  <w:marTop w:val="0"/>
                  <w:marBottom w:val="0"/>
                  <w:divBdr>
                    <w:top w:val="none" w:sz="0" w:space="0" w:color="auto"/>
                    <w:left w:val="none" w:sz="0" w:space="0" w:color="auto"/>
                    <w:bottom w:val="none" w:sz="0" w:space="0" w:color="auto"/>
                    <w:right w:val="none" w:sz="0" w:space="0" w:color="auto"/>
                  </w:divBdr>
                  <w:divsChild>
                    <w:div w:id="8738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60472">
      <w:bodyDiv w:val="1"/>
      <w:marLeft w:val="0"/>
      <w:marRight w:val="0"/>
      <w:marTop w:val="0"/>
      <w:marBottom w:val="0"/>
      <w:divBdr>
        <w:top w:val="none" w:sz="0" w:space="0" w:color="auto"/>
        <w:left w:val="none" w:sz="0" w:space="0" w:color="auto"/>
        <w:bottom w:val="none" w:sz="0" w:space="0" w:color="auto"/>
        <w:right w:val="none" w:sz="0" w:space="0" w:color="auto"/>
      </w:divBdr>
      <w:divsChild>
        <w:div w:id="36124246">
          <w:marLeft w:val="0"/>
          <w:marRight w:val="0"/>
          <w:marTop w:val="0"/>
          <w:marBottom w:val="0"/>
          <w:divBdr>
            <w:top w:val="none" w:sz="0" w:space="0" w:color="auto"/>
            <w:left w:val="none" w:sz="0" w:space="0" w:color="auto"/>
            <w:bottom w:val="none" w:sz="0" w:space="0" w:color="auto"/>
            <w:right w:val="none" w:sz="0" w:space="0" w:color="auto"/>
          </w:divBdr>
          <w:divsChild>
            <w:div w:id="174274881">
              <w:marLeft w:val="0"/>
              <w:marRight w:val="0"/>
              <w:marTop w:val="0"/>
              <w:marBottom w:val="0"/>
              <w:divBdr>
                <w:top w:val="none" w:sz="0" w:space="0" w:color="auto"/>
                <w:left w:val="none" w:sz="0" w:space="0" w:color="auto"/>
                <w:bottom w:val="none" w:sz="0" w:space="0" w:color="auto"/>
                <w:right w:val="none" w:sz="0" w:space="0" w:color="auto"/>
              </w:divBdr>
              <w:divsChild>
                <w:div w:id="486553677">
                  <w:marLeft w:val="0"/>
                  <w:marRight w:val="0"/>
                  <w:marTop w:val="0"/>
                  <w:marBottom w:val="0"/>
                  <w:divBdr>
                    <w:top w:val="none" w:sz="0" w:space="0" w:color="auto"/>
                    <w:left w:val="none" w:sz="0" w:space="0" w:color="auto"/>
                    <w:bottom w:val="none" w:sz="0" w:space="0" w:color="auto"/>
                    <w:right w:val="none" w:sz="0" w:space="0" w:color="auto"/>
                  </w:divBdr>
                  <w:divsChild>
                    <w:div w:id="6880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434473">
          <w:marLeft w:val="0"/>
          <w:marRight w:val="0"/>
          <w:marTop w:val="0"/>
          <w:marBottom w:val="0"/>
          <w:divBdr>
            <w:top w:val="none" w:sz="0" w:space="0" w:color="auto"/>
            <w:left w:val="none" w:sz="0" w:space="0" w:color="auto"/>
            <w:bottom w:val="none" w:sz="0" w:space="0" w:color="auto"/>
            <w:right w:val="none" w:sz="0" w:space="0" w:color="auto"/>
          </w:divBdr>
          <w:divsChild>
            <w:div w:id="1039013363">
              <w:marLeft w:val="0"/>
              <w:marRight w:val="0"/>
              <w:marTop w:val="0"/>
              <w:marBottom w:val="0"/>
              <w:divBdr>
                <w:top w:val="none" w:sz="0" w:space="0" w:color="auto"/>
                <w:left w:val="none" w:sz="0" w:space="0" w:color="auto"/>
                <w:bottom w:val="none" w:sz="0" w:space="0" w:color="auto"/>
                <w:right w:val="none" w:sz="0" w:space="0" w:color="auto"/>
              </w:divBdr>
              <w:divsChild>
                <w:div w:id="1732534667">
                  <w:marLeft w:val="0"/>
                  <w:marRight w:val="0"/>
                  <w:marTop w:val="0"/>
                  <w:marBottom w:val="0"/>
                  <w:divBdr>
                    <w:top w:val="none" w:sz="0" w:space="0" w:color="auto"/>
                    <w:left w:val="none" w:sz="0" w:space="0" w:color="auto"/>
                    <w:bottom w:val="none" w:sz="0" w:space="0" w:color="auto"/>
                    <w:right w:val="none" w:sz="0" w:space="0" w:color="auto"/>
                  </w:divBdr>
                  <w:divsChild>
                    <w:div w:id="2886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TotalTime>
  <Pages>3</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Bhuvan Dubey</cp:lastModifiedBy>
  <cp:revision>5</cp:revision>
  <dcterms:created xsi:type="dcterms:W3CDTF">2024-07-21T22:55:00Z</dcterms:created>
  <dcterms:modified xsi:type="dcterms:W3CDTF">2024-07-23T05:48:00Z</dcterms:modified>
</cp:coreProperties>
</file>