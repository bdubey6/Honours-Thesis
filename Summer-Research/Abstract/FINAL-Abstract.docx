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CDB7E3" w14:textId="07B09D68" w:rsidR="00E7223A" w:rsidRDefault="00E7223A" w:rsidP="00E7223A">
      <w:pPr>
        <w:pStyle w:val="NormalWeb"/>
        <w:jc w:val="both"/>
        <w:rPr>
          <w:color w:val="000000"/>
          <w:shd w:val="clear" w:color="auto" w:fill="FFFFFF"/>
        </w:rPr>
      </w:pPr>
      <w:r w:rsidRPr="00284BBD">
        <w:rPr>
          <w:color w:val="000000"/>
          <w:shd w:val="clear" w:color="auto" w:fill="FFFFFF"/>
        </w:rPr>
        <w:t xml:space="preserve">Muscle </w:t>
      </w:r>
      <w:r>
        <w:rPr>
          <w:color w:val="000000"/>
          <w:shd w:val="clear" w:color="auto" w:fill="FFFFFF"/>
        </w:rPr>
        <w:t xml:space="preserve">coactivation levels reflect a </w:t>
      </w:r>
      <w:proofErr w:type="spellStart"/>
      <w:r>
        <w:rPr>
          <w:color w:val="000000"/>
          <w:shd w:val="clear" w:color="auto" w:fill="FFFFFF"/>
        </w:rPr>
        <w:t>tradeoff</w:t>
      </w:r>
      <w:proofErr w:type="spellEnd"/>
      <w:r>
        <w:rPr>
          <w:color w:val="000000"/>
          <w:shd w:val="clear" w:color="auto" w:fill="FFFFFF"/>
        </w:rPr>
        <w:t xml:space="preserve"> between m</w:t>
      </w:r>
      <w:r w:rsidRPr="00284BBD">
        <w:rPr>
          <w:color w:val="000000"/>
          <w:shd w:val="clear" w:color="auto" w:fill="FFFFFF"/>
        </w:rPr>
        <w:t xml:space="preserve">etabolic </w:t>
      </w:r>
      <w:r>
        <w:rPr>
          <w:color w:val="000000"/>
          <w:shd w:val="clear" w:color="auto" w:fill="FFFFFF"/>
        </w:rPr>
        <w:t>c</w:t>
      </w:r>
      <w:r w:rsidRPr="00284BBD">
        <w:rPr>
          <w:color w:val="000000"/>
          <w:shd w:val="clear" w:color="auto" w:fill="FFFFFF"/>
        </w:rPr>
        <w:t xml:space="preserve">ost and </w:t>
      </w:r>
      <w:r>
        <w:rPr>
          <w:color w:val="000000"/>
          <w:shd w:val="clear" w:color="auto" w:fill="FFFFFF"/>
        </w:rPr>
        <w:t>p</w:t>
      </w:r>
      <w:r w:rsidRPr="00284BBD">
        <w:rPr>
          <w:color w:val="000000"/>
          <w:shd w:val="clear" w:color="auto" w:fill="FFFFFF"/>
        </w:rPr>
        <w:t xml:space="preserve">erformance </w:t>
      </w:r>
      <w:r>
        <w:rPr>
          <w:color w:val="000000"/>
          <w:shd w:val="clear" w:color="auto" w:fill="FFFFFF"/>
        </w:rPr>
        <w:t>when responding to physical disturbances during upper limb posture control</w:t>
      </w:r>
      <w:r w:rsidRPr="00284BBD">
        <w:rPr>
          <w:color w:val="000000"/>
          <w:shd w:val="clear" w:color="auto" w:fill="FFFFFF"/>
        </w:rPr>
        <w:t>.</w:t>
      </w:r>
    </w:p>
    <w:p w14:paraId="3E82E7F9" w14:textId="2A8DCB4C" w:rsidR="00E7223A" w:rsidRDefault="00E7223A" w:rsidP="00E7223A">
      <w:pPr>
        <w:pStyle w:val="NormalWeb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Dubey B, Wong JW, Maurus P, Cluff T</w:t>
      </w:r>
    </w:p>
    <w:p w14:paraId="4942705B" w14:textId="391140BE" w:rsidR="00E7223A" w:rsidRPr="00284BBD" w:rsidRDefault="001E5E0E" w:rsidP="00E7223A">
      <w:pPr>
        <w:pStyle w:val="NormalWeb"/>
        <w:jc w:val="both"/>
        <w:rPr>
          <w:b/>
          <w:bCs/>
        </w:rPr>
      </w:pPr>
      <w:r>
        <w:rPr>
          <w:color w:val="000000"/>
          <w:shd w:val="clear" w:color="auto" w:fill="FFFFFF"/>
        </w:rPr>
        <w:t>Character</w:t>
      </w:r>
      <w:r w:rsidR="00E7223A">
        <w:rPr>
          <w:color w:val="000000"/>
          <w:shd w:val="clear" w:color="auto" w:fill="FFFFFF"/>
        </w:rPr>
        <w:t xml:space="preserve"> count: </w:t>
      </w:r>
      <w:r>
        <w:rPr>
          <w:color w:val="000000"/>
          <w:shd w:val="clear" w:color="auto" w:fill="FFFFFF"/>
        </w:rPr>
        <w:t>1664/1800</w:t>
      </w:r>
    </w:p>
    <w:p w14:paraId="0547B20F" w14:textId="3FCE4EF8" w:rsidR="008932B8" w:rsidRDefault="00B44CA9" w:rsidP="00E7223A">
      <w:pPr>
        <w:pStyle w:val="NormalWeb"/>
        <w:jc w:val="both"/>
      </w:pPr>
      <w:r w:rsidRPr="006A3769">
        <w:t>Muscle coactivation</w:t>
      </w:r>
      <w:r w:rsidR="0042327F">
        <w:t xml:space="preserve"> refers to</w:t>
      </w:r>
      <w:r w:rsidRPr="006A3769">
        <w:t xml:space="preserve"> the simultaneous </w:t>
      </w:r>
      <w:r w:rsidR="00B834C5">
        <w:t>activity of</w:t>
      </w:r>
      <w:r w:rsidRPr="006A3769">
        <w:t xml:space="preserve"> muscles</w:t>
      </w:r>
      <w:r w:rsidR="00B834C5">
        <w:t xml:space="preserve"> that have opposing functions.</w:t>
      </w:r>
      <w:r w:rsidRPr="006A3769">
        <w:t xml:space="preserve"> </w:t>
      </w:r>
      <w:r w:rsidR="00091E78" w:rsidRPr="006A3769">
        <w:t>Recent observations suggest that coactivation may</w:t>
      </w:r>
      <w:r w:rsidR="00E247BF">
        <w:t xml:space="preserve"> improve performance by</w:t>
      </w:r>
      <w:r w:rsidR="00091E78" w:rsidRPr="006A3769">
        <w:t xml:space="preserve"> </w:t>
      </w:r>
      <w:r w:rsidR="00E247BF">
        <w:t>making</w:t>
      </w:r>
      <w:r w:rsidR="00E247BF" w:rsidRPr="006A3769">
        <w:t xml:space="preserve"> </w:t>
      </w:r>
      <w:r w:rsidR="00091E78" w:rsidRPr="006A3769">
        <w:t xml:space="preserve">the nervous system </w:t>
      </w:r>
      <w:r w:rsidR="00BD681C">
        <w:t xml:space="preserve">more </w:t>
      </w:r>
      <w:r w:rsidR="00091E78" w:rsidRPr="006A3769">
        <w:t xml:space="preserve">responsive to sensory feedback. </w:t>
      </w:r>
      <w:r w:rsidR="00E247BF">
        <w:t>M</w:t>
      </w:r>
      <w:r w:rsidR="00E7223A">
        <w:t xml:space="preserve">uscle </w:t>
      </w:r>
      <w:r w:rsidR="0042327F">
        <w:t>activity is costly</w:t>
      </w:r>
      <w:r w:rsidR="00E247BF">
        <w:t>, however, and</w:t>
      </w:r>
      <w:r w:rsidR="0042327F">
        <w:t xml:space="preserve"> </w:t>
      </w:r>
      <w:r w:rsidR="00E247BF">
        <w:t>w</w:t>
      </w:r>
      <w:r w:rsidR="00C04CEC">
        <w:t xml:space="preserve">e know little about the </w:t>
      </w:r>
      <w:r w:rsidR="00322D97">
        <w:t xml:space="preserve">metabolic </w:t>
      </w:r>
      <w:r w:rsidRPr="006A3769">
        <w:t>cost</w:t>
      </w:r>
      <w:r w:rsidR="00C04CEC">
        <w:t xml:space="preserve"> </w:t>
      </w:r>
      <w:r w:rsidR="00E247BF">
        <w:t>of</w:t>
      </w:r>
      <w:r w:rsidR="00E7223A">
        <w:t xml:space="preserve"> </w:t>
      </w:r>
      <w:r w:rsidR="00E247BF">
        <w:t>coactivating muscles</w:t>
      </w:r>
      <w:r w:rsidRPr="006A3769">
        <w:t xml:space="preserve">. </w:t>
      </w:r>
      <w:r w:rsidR="00091E78" w:rsidRPr="006A3769">
        <w:t>This study investigates</w:t>
      </w:r>
      <w:r w:rsidR="00BD681C">
        <w:t xml:space="preserve"> the</w:t>
      </w:r>
      <w:r w:rsidR="00091E78" w:rsidRPr="006A3769">
        <w:t xml:space="preserve"> </w:t>
      </w:r>
      <w:r w:rsidR="00BD681C" w:rsidRPr="006A3769">
        <w:t>trade-off between metabolic cost and performance</w:t>
      </w:r>
      <w:r w:rsidR="0042327F">
        <w:t xml:space="preserve"> under different levels of muscle coactivation</w:t>
      </w:r>
      <w:r w:rsidR="00091E78" w:rsidRPr="006A3769">
        <w:t xml:space="preserve">. Five </w:t>
      </w:r>
      <w:r w:rsidR="00B834C5">
        <w:t xml:space="preserve">healthy </w:t>
      </w:r>
      <w:r w:rsidR="00091E78" w:rsidRPr="006A3769">
        <w:t xml:space="preserve">participants </w:t>
      </w:r>
      <w:r w:rsidR="00BD681C">
        <w:t>attempted to maintain a fixed arm</w:t>
      </w:r>
      <w:r w:rsidR="00091E78" w:rsidRPr="006A3769">
        <w:t xml:space="preserve"> posture in a </w:t>
      </w:r>
      <w:proofErr w:type="spellStart"/>
      <w:r w:rsidR="00091E78" w:rsidRPr="006A3769">
        <w:t>Kinarm</w:t>
      </w:r>
      <w:proofErr w:type="spellEnd"/>
      <w:r w:rsidR="00091E78" w:rsidRPr="006A3769">
        <w:t xml:space="preserve"> exoskeleton robot while encountering </w:t>
      </w:r>
      <w:r w:rsidR="00BD681C">
        <w:t>mechanical disturbances</w:t>
      </w:r>
      <w:r w:rsidR="0042327F">
        <w:t>. The disturbances rapidly</w:t>
      </w:r>
      <w:r w:rsidR="00BD681C">
        <w:t xml:space="preserve"> </w:t>
      </w:r>
      <w:r w:rsidR="00091E78" w:rsidRPr="006A3769">
        <w:t>extended or flexed the elbow</w:t>
      </w:r>
      <w:r w:rsidR="0042327F">
        <w:t xml:space="preserve"> and displaced the participant’s arm from the target</w:t>
      </w:r>
      <w:r w:rsidR="00091E78" w:rsidRPr="006A3769">
        <w:t>.</w:t>
      </w:r>
      <w:r w:rsidR="00E7223A">
        <w:t xml:space="preserve"> They were required to return </w:t>
      </w:r>
      <w:r w:rsidR="00B834C5">
        <w:t xml:space="preserve">to the target </w:t>
      </w:r>
      <w:r w:rsidR="00E7223A">
        <w:t xml:space="preserve">within </w:t>
      </w:r>
      <w:ins w:id="0" w:author="Bhuvan Dubey" w:date="2024-07-27T22:06:00Z" w16du:dateUtc="2024-07-28T04:06:00Z">
        <w:r w:rsidR="00B4568B">
          <w:t>4</w:t>
        </w:r>
      </w:ins>
      <w:del w:id="1" w:author="Bhuvan Dubey" w:date="2024-07-27T22:06:00Z" w16du:dateUtc="2024-07-28T04:06:00Z">
        <w:r w:rsidR="00E7223A" w:rsidDel="00B4568B">
          <w:delText>5</w:delText>
        </w:r>
      </w:del>
      <w:r w:rsidR="00E7223A">
        <w:t xml:space="preserve">00 </w:t>
      </w:r>
      <w:proofErr w:type="spellStart"/>
      <w:r w:rsidR="00E7223A">
        <w:t>ms.</w:t>
      </w:r>
      <w:proofErr w:type="spellEnd"/>
      <w:r w:rsidR="00091E78" w:rsidRPr="006A3769">
        <w:t xml:space="preserve"> </w:t>
      </w:r>
      <w:r w:rsidR="00E7223A">
        <w:t>Participants</w:t>
      </w:r>
      <w:r w:rsidR="00E7223A" w:rsidRPr="006A3769">
        <w:t xml:space="preserve"> </w:t>
      </w:r>
      <w:r w:rsidR="00BD681C">
        <w:t xml:space="preserve">first </w:t>
      </w:r>
      <w:r w:rsidR="00091E78" w:rsidRPr="006A3769">
        <w:t xml:space="preserve">performed the task </w:t>
      </w:r>
      <w:r w:rsidR="00BD681C">
        <w:t>under self-selected levels of muscle coactivation. Biofeedback was then used to maintain a level of coactivation corresponding to</w:t>
      </w:r>
      <w:r w:rsidR="00091E78" w:rsidRPr="006A3769">
        <w:t xml:space="preserve"> </w:t>
      </w:r>
      <w:r w:rsidR="00BD681C">
        <w:t>[</w:t>
      </w:r>
      <w:r w:rsidR="00BD681C" w:rsidRPr="006A3769">
        <w:t>0.5, 2, 4, 8, 16</w:t>
      </w:r>
      <w:r w:rsidR="00BD681C">
        <w:t>]x</w:t>
      </w:r>
      <w:r w:rsidR="00BD681C" w:rsidRPr="006A3769">
        <w:t xml:space="preserve"> their self-selected (1x) level</w:t>
      </w:r>
      <w:r w:rsidR="00091E78" w:rsidRPr="006A3769">
        <w:t>.</w:t>
      </w:r>
      <w:r w:rsidR="00BD681C">
        <w:t xml:space="preserve"> Metabolic cost was measured with gas respirometry, </w:t>
      </w:r>
      <w:r w:rsidR="00091E78" w:rsidRPr="006A3769">
        <w:t>the activity of upper limb muscles using surface EMG, and behavioral responses</w:t>
      </w:r>
      <w:r w:rsidR="00BD681C">
        <w:t xml:space="preserve"> using success rates</w:t>
      </w:r>
      <w:r w:rsidR="00091E78" w:rsidRPr="006A3769">
        <w:t xml:space="preserve">. </w:t>
      </w:r>
      <w:r w:rsidR="00E247BF" w:rsidRPr="006A3769">
        <w:t>At self-selected level</w:t>
      </w:r>
      <w:r w:rsidR="00E247BF">
        <w:t>s of coactivation</w:t>
      </w:r>
      <w:r w:rsidR="00E247BF" w:rsidRPr="006A3769">
        <w:t>, participants had a success rate of 30-50%</w:t>
      </w:r>
      <w:r w:rsidR="00E247BF">
        <w:t xml:space="preserve">. </w:t>
      </w:r>
      <w:r w:rsidR="0042327F">
        <w:t>We found that muscles</w:t>
      </w:r>
      <w:r w:rsidR="00091E78" w:rsidRPr="006A3769">
        <w:t xml:space="preserve"> </w:t>
      </w:r>
      <w:r w:rsidR="0042327F">
        <w:t xml:space="preserve">became more </w:t>
      </w:r>
      <w:r w:rsidR="00091E78" w:rsidRPr="006A3769">
        <w:t>respons</w:t>
      </w:r>
      <w:r w:rsidR="0042327F">
        <w:t>ive to the disturbances</w:t>
      </w:r>
      <w:r w:rsidR="00E7223A">
        <w:t xml:space="preserve"> at higher coactivation levels</w:t>
      </w:r>
      <w:r w:rsidR="0042327F">
        <w:t xml:space="preserve">, </w:t>
      </w:r>
      <w:r w:rsidR="00B834C5">
        <w:t xml:space="preserve">which </w:t>
      </w:r>
      <w:r w:rsidR="00E247BF">
        <w:t xml:space="preserve">limited the displacement of the arm, </w:t>
      </w:r>
      <w:r w:rsidR="00B834C5">
        <w:t xml:space="preserve">improved </w:t>
      </w:r>
      <w:r w:rsidR="0042327F">
        <w:t>success rates</w:t>
      </w:r>
      <w:r w:rsidR="00E247BF">
        <w:t xml:space="preserve"> to nearly 100%</w:t>
      </w:r>
      <w:r w:rsidR="0042327F">
        <w:t xml:space="preserve"> </w:t>
      </w:r>
      <w:r w:rsidR="00E247BF">
        <w:t>but increased</w:t>
      </w:r>
      <w:r w:rsidR="00B834C5" w:rsidRPr="006A3769">
        <w:t xml:space="preserve"> </w:t>
      </w:r>
      <w:r w:rsidR="00091E78" w:rsidRPr="006A3769">
        <w:t xml:space="preserve">metabolic costs.  The findings suggest that </w:t>
      </w:r>
      <w:r w:rsidR="00B834C5">
        <w:t>p</w:t>
      </w:r>
      <w:r w:rsidR="00091E78" w:rsidRPr="006A3769">
        <w:t xml:space="preserve">articipants prioritize metabolic </w:t>
      </w:r>
      <w:r w:rsidR="00B834C5">
        <w:t xml:space="preserve">cost over performance </w:t>
      </w:r>
      <w:r w:rsidR="0042327F">
        <w:t>at self-selected levels of muscle coacti</w:t>
      </w:r>
      <w:r w:rsidR="00FC03C3">
        <w:t>vation</w:t>
      </w:r>
      <w:r w:rsidR="00091E78" w:rsidRPr="006A3769">
        <w:t xml:space="preserve">. This research offers insights into </w:t>
      </w:r>
      <w:r w:rsidR="00B834C5">
        <w:t>the</w:t>
      </w:r>
      <w:r w:rsidR="00091E78" w:rsidRPr="006A3769">
        <w:t xml:space="preserve"> role </w:t>
      </w:r>
      <w:r w:rsidR="00B834C5">
        <w:t>of muscle coactivation in responding to sensory feedback.</w:t>
      </w:r>
    </w:p>
    <w:p w14:paraId="45038902" w14:textId="77777777" w:rsidR="001E5122" w:rsidRDefault="001E5122" w:rsidP="00E7223A">
      <w:pPr>
        <w:pStyle w:val="NormalWeb"/>
        <w:jc w:val="both"/>
      </w:pPr>
    </w:p>
    <w:sectPr w:rsidR="001E51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Bhuvan Dubey">
    <w15:presenceInfo w15:providerId="AD" w15:userId="S::bhuvan.dubey@ucalgary.ca::f05a0d58-ec84-4756-9de0-7e3239e5c8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906"/>
    <w:rsid w:val="00031409"/>
    <w:rsid w:val="00091E78"/>
    <w:rsid w:val="001372A0"/>
    <w:rsid w:val="001C61BB"/>
    <w:rsid w:val="001E5122"/>
    <w:rsid w:val="001E5E0E"/>
    <w:rsid w:val="00310CBA"/>
    <w:rsid w:val="00322D97"/>
    <w:rsid w:val="00356943"/>
    <w:rsid w:val="003A1B02"/>
    <w:rsid w:val="003A238D"/>
    <w:rsid w:val="003B60FD"/>
    <w:rsid w:val="003D100F"/>
    <w:rsid w:val="004042FB"/>
    <w:rsid w:val="0042327F"/>
    <w:rsid w:val="004D0D4C"/>
    <w:rsid w:val="004E273E"/>
    <w:rsid w:val="0057050E"/>
    <w:rsid w:val="00650D2B"/>
    <w:rsid w:val="00653823"/>
    <w:rsid w:val="00694841"/>
    <w:rsid w:val="006A3769"/>
    <w:rsid w:val="007A6761"/>
    <w:rsid w:val="008479AB"/>
    <w:rsid w:val="008932B8"/>
    <w:rsid w:val="00904FE0"/>
    <w:rsid w:val="009544B3"/>
    <w:rsid w:val="009C0267"/>
    <w:rsid w:val="009D4EEA"/>
    <w:rsid w:val="00AE7E96"/>
    <w:rsid w:val="00B42F67"/>
    <w:rsid w:val="00B44CA9"/>
    <w:rsid w:val="00B4568B"/>
    <w:rsid w:val="00B834C5"/>
    <w:rsid w:val="00B835BB"/>
    <w:rsid w:val="00BD681C"/>
    <w:rsid w:val="00C044EA"/>
    <w:rsid w:val="00C04CEC"/>
    <w:rsid w:val="00C540B8"/>
    <w:rsid w:val="00CE38E8"/>
    <w:rsid w:val="00D47906"/>
    <w:rsid w:val="00D93627"/>
    <w:rsid w:val="00DB0720"/>
    <w:rsid w:val="00DD21B6"/>
    <w:rsid w:val="00E247BF"/>
    <w:rsid w:val="00E7223A"/>
    <w:rsid w:val="00EB5BE8"/>
    <w:rsid w:val="00F067F5"/>
    <w:rsid w:val="00F8555B"/>
    <w:rsid w:val="00FA50F2"/>
    <w:rsid w:val="00FC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06CD3"/>
  <w15:chartTrackingRefBased/>
  <w15:docId w15:val="{55DC48FD-C940-49D7-9AD2-4E469260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47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customStyle="1" w:styleId="pf0">
    <w:name w:val="pf0"/>
    <w:basedOn w:val="Normal"/>
    <w:rsid w:val="0095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cf01">
    <w:name w:val="cf01"/>
    <w:basedOn w:val="DefaultParagraphFont"/>
    <w:rsid w:val="009544B3"/>
    <w:rPr>
      <w:rFonts w:ascii="Segoe UI" w:hAnsi="Segoe UI" w:cs="Segoe UI" w:hint="default"/>
      <w:sz w:val="18"/>
      <w:szCs w:val="18"/>
    </w:rPr>
  </w:style>
  <w:style w:type="character" w:customStyle="1" w:styleId="overflow-hidden">
    <w:name w:val="overflow-hidden"/>
    <w:basedOn w:val="DefaultParagraphFont"/>
    <w:rsid w:val="001372A0"/>
  </w:style>
  <w:style w:type="paragraph" w:styleId="Revision">
    <w:name w:val="Revision"/>
    <w:hidden/>
    <w:uiPriority w:val="99"/>
    <w:semiHidden/>
    <w:rsid w:val="00BD681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B60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60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60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60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60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9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1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5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87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66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31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80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1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8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66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8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7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1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8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8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5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6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4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2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5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Dubey</dc:creator>
  <cp:keywords/>
  <dc:description/>
  <cp:lastModifiedBy>Bhuvan Dubey</cp:lastModifiedBy>
  <cp:revision>6</cp:revision>
  <dcterms:created xsi:type="dcterms:W3CDTF">2024-07-24T14:52:00Z</dcterms:created>
  <dcterms:modified xsi:type="dcterms:W3CDTF">2024-07-28T06:13:00Z</dcterms:modified>
</cp:coreProperties>
</file>